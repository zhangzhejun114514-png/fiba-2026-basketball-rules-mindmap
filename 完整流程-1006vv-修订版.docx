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6B642">
      <w:pPr>
        <w:pStyle w:val="4"/>
        <w:rPr>
          <w:ins w:id="0" w:author="VV" w:date="2026-10-05T00:08:32Z"/>
          <w:rFonts w:hint="eastAsia"/>
          <w:lang w:val="en-US" w:eastAsia="zh-CN"/>
        </w:rPr>
      </w:pPr>
      <w:ins w:id="1" w:author="VV" w:date="2026-10-05T00:08:29Z">
        <w:bookmarkStart w:id="0" w:name="第一步构建因果大图-tg"/>
        <w:bookmarkStart w:id="1" w:name="基于因果大图与反事实干预的-llm-智能体注入攻击检测与根因归因方法"/>
        <w:r>
          <w:rPr>
            <w:rFonts w:hint="eastAsia"/>
            <w:lang w:val="en-US" w:eastAsia="zh-CN"/>
          </w:rPr>
          <w:t>#</w:t>
        </w:r>
      </w:ins>
      <w:ins w:id="2" w:author="VV" w:date="2026-10-05T00:08:32Z">
        <w:r>
          <w:rPr>
            <w:rFonts w:hint="eastAsia"/>
            <w:lang w:val="en-US" w:eastAsia="zh-CN"/>
          </w:rPr>
          <w:t>TODO</w:t>
        </w:r>
      </w:ins>
    </w:p>
    <w:p w14:paraId="1D3EF97E">
      <w:pPr>
        <w:pStyle w:val="4"/>
        <w:numPr>
          <w:ilvl w:val="0"/>
          <w:numId w:val="4"/>
          <w:ins w:id="4" w:author="VV" w:date="2026-10-05T00:14:57Z"/>
        </w:numPr>
        <w:ind w:left="480" w:leftChars="200"/>
        <w:rPr>
          <w:ins w:id="5" w:author="VV" w:date="2026-10-05T00:09:57Z"/>
          <w:rFonts w:hint="eastAsia" w:ascii="Times New Roman" w:hAnsi="Times New Roman" w:cs="Times New Roman"/>
          <w:b w:val="0"/>
          <w:sz w:val="24"/>
          <w:szCs w:val="24"/>
          <w:highlight w:val="yellow"/>
          <w:lang w:val="en-US" w:eastAsia="zh-CN"/>
          <w:rPrChange w:id="6" w:author="VV" w:date="2026-10-06T21:39:03Z">
            <w:rPr>
              <w:ins w:id="7" w:author="VV" w:date="2026-10-05T00:09:57Z"/>
              <w:rFonts w:hint="eastAsia"/>
              <w:lang w:val="en-US" w:eastAsia="zh-CN"/>
            </w:rPr>
          </w:rPrChange>
        </w:rPr>
        <w:pPrChange w:id="3" w:author="VV" w:date="2026-10-05T00:14:57Z">
          <w:pPr>
            <w:pStyle w:val="4"/>
          </w:pPr>
        </w:pPrChange>
      </w:pPr>
      <w:del w:id="8" w:author="VV" w:date="2026-10-05T00:09:57Z">
        <w:r>
          <w:rPr>
            <w:rFonts w:hint="eastAsia" w:ascii="Times New Roman" w:hAnsi="Times New Roman" w:cs="Times New Roman"/>
            <w:b w:val="0"/>
            <w:sz w:val="24"/>
            <w:szCs w:val="24"/>
            <w:highlight w:val="yellow"/>
            <w:rPrChange w:id="9" w:author="VV" w:date="2026-10-06T21:39:03Z">
              <w:rPr/>
            </w:rPrChange>
          </w:rPr>
          <w:delText xml:space="preserve"> </w:delText>
        </w:r>
      </w:del>
      <w:ins w:id="10" w:author="VV" w:date="2026-10-05T00:09:25Z">
        <w:r>
          <w:rPr>
            <w:rFonts w:hint="eastAsia" w:ascii="Times New Roman" w:hAnsi="Times New Roman" w:cs="Times New Roman"/>
            <w:b w:val="0"/>
            <w:sz w:val="24"/>
            <w:szCs w:val="24"/>
            <w:highlight w:val="yellow"/>
            <w:lang w:val="en-US" w:eastAsia="zh-CN"/>
            <w:rPrChange w:id="11" w:author="VV" w:date="2026-10-06T21:39:03Z">
              <w:rPr>
                <w:rFonts w:hint="eastAsia"/>
                <w:lang w:val="en-US" w:eastAsia="zh-CN"/>
              </w:rPr>
            </w:rPrChange>
          </w:rPr>
          <w:t>节点</w:t>
        </w:r>
      </w:ins>
      <w:ins w:id="12" w:author="VV" w:date="2026-10-05T00:09:26Z">
        <w:r>
          <w:rPr>
            <w:rFonts w:hint="eastAsia" w:ascii="Times New Roman" w:hAnsi="Times New Roman" w:cs="Times New Roman"/>
            <w:b w:val="0"/>
            <w:sz w:val="24"/>
            <w:szCs w:val="24"/>
            <w:highlight w:val="yellow"/>
            <w:lang w:val="en-US" w:eastAsia="zh-CN"/>
            <w:rPrChange w:id="13" w:author="VV" w:date="2026-10-06T21:39:03Z">
              <w:rPr>
                <w:rFonts w:hint="eastAsia"/>
                <w:lang w:val="en-US" w:eastAsia="zh-CN"/>
              </w:rPr>
            </w:rPrChange>
          </w:rPr>
          <w:t>（</w:t>
        </w:r>
      </w:ins>
      <w:ins w:id="14" w:author="VV" w:date="2026-10-05T00:09:29Z">
        <w:r>
          <w:rPr>
            <w:rFonts w:hint="eastAsia" w:ascii="Times New Roman" w:hAnsi="Times New Roman" w:cs="Times New Roman"/>
            <w:b w:val="0"/>
            <w:sz w:val="24"/>
            <w:szCs w:val="24"/>
            <w:highlight w:val="yellow"/>
            <w:lang w:val="en-US" w:eastAsia="zh-CN"/>
            <w:rPrChange w:id="15" w:author="VV" w:date="2026-10-06T21:39:03Z">
              <w:rPr>
                <w:rFonts w:hint="eastAsia"/>
                <w:lang w:val="en-US" w:eastAsia="zh-CN"/>
              </w:rPr>
            </w:rPrChange>
          </w:rPr>
          <w:t>事件</w:t>
        </w:r>
      </w:ins>
      <w:ins w:id="16" w:author="VV" w:date="2026-10-05T00:09:27Z">
        <w:r>
          <w:rPr>
            <w:rFonts w:hint="eastAsia" w:ascii="Times New Roman" w:hAnsi="Times New Roman" w:cs="Times New Roman"/>
            <w:b w:val="0"/>
            <w:sz w:val="24"/>
            <w:szCs w:val="24"/>
            <w:highlight w:val="yellow"/>
            <w:lang w:val="en-US" w:eastAsia="zh-CN"/>
            <w:rPrChange w:id="17" w:author="VV" w:date="2026-10-06T21:39:03Z">
              <w:rPr>
                <w:rFonts w:hint="eastAsia"/>
                <w:lang w:val="en-US" w:eastAsia="zh-CN"/>
              </w:rPr>
            </w:rPrChange>
          </w:rPr>
          <w:t>）</w:t>
        </w:r>
      </w:ins>
      <w:ins w:id="18" w:author="VV" w:date="2026-10-05T00:09:31Z">
        <w:r>
          <w:rPr>
            <w:rFonts w:hint="eastAsia" w:ascii="Times New Roman" w:hAnsi="Times New Roman" w:cs="Times New Roman"/>
            <w:b w:val="0"/>
            <w:sz w:val="24"/>
            <w:szCs w:val="24"/>
            <w:highlight w:val="yellow"/>
            <w:lang w:val="en-US" w:eastAsia="zh-CN"/>
            <w:rPrChange w:id="19" w:author="VV" w:date="2026-10-06T21:39:03Z">
              <w:rPr>
                <w:rFonts w:hint="eastAsia"/>
                <w:lang w:val="en-US" w:eastAsia="zh-CN"/>
              </w:rPr>
            </w:rPrChange>
          </w:rPr>
          <w:t>+</w:t>
        </w:r>
      </w:ins>
      <w:ins w:id="20" w:author="VV" w:date="2026-10-05T00:09:32Z">
        <w:r>
          <w:rPr>
            <w:rFonts w:hint="eastAsia" w:ascii="Times New Roman" w:hAnsi="Times New Roman" w:cs="Times New Roman"/>
            <w:b w:val="0"/>
            <w:sz w:val="24"/>
            <w:szCs w:val="24"/>
            <w:highlight w:val="yellow"/>
            <w:lang w:val="en-US" w:eastAsia="zh-CN"/>
            <w:rPrChange w:id="21" w:author="VV" w:date="2026-10-06T21:39:03Z">
              <w:rPr>
                <w:rFonts w:hint="eastAsia"/>
                <w:lang w:val="en-US" w:eastAsia="zh-CN"/>
              </w:rPr>
            </w:rPrChange>
          </w:rPr>
          <w:t>边</w:t>
        </w:r>
      </w:ins>
      <w:ins w:id="22" w:author="VV" w:date="2026-10-05T00:09:34Z">
        <w:r>
          <w:rPr>
            <w:rFonts w:hint="eastAsia" w:ascii="Times New Roman" w:hAnsi="Times New Roman" w:cs="Times New Roman"/>
            <w:b w:val="0"/>
            <w:sz w:val="24"/>
            <w:szCs w:val="24"/>
            <w:highlight w:val="yellow"/>
            <w:lang w:val="en-US" w:eastAsia="zh-CN"/>
            <w:rPrChange w:id="23" w:author="VV" w:date="2026-10-06T21:39:03Z">
              <w:rPr>
                <w:rFonts w:hint="eastAsia"/>
                <w:lang w:val="en-US" w:eastAsia="zh-CN"/>
              </w:rPr>
            </w:rPrChange>
          </w:rPr>
          <w:t>（</w:t>
        </w:r>
      </w:ins>
      <w:ins w:id="24" w:author="VV" w:date="2026-10-05T00:09:37Z">
        <w:r>
          <w:rPr>
            <w:rFonts w:hint="eastAsia" w:ascii="Times New Roman" w:hAnsi="Times New Roman" w:cs="Times New Roman"/>
            <w:b w:val="0"/>
            <w:sz w:val="24"/>
            <w:szCs w:val="24"/>
            <w:highlight w:val="yellow"/>
            <w:lang w:val="en-US" w:eastAsia="zh-CN"/>
            <w:rPrChange w:id="25" w:author="VV" w:date="2026-10-06T21:39:03Z">
              <w:rPr>
                <w:rFonts w:hint="eastAsia"/>
                <w:lang w:val="en-US" w:eastAsia="zh-CN"/>
              </w:rPr>
            </w:rPrChange>
          </w:rPr>
          <w:t>关联</w:t>
        </w:r>
      </w:ins>
      <w:ins w:id="26" w:author="VV" w:date="2026-10-05T00:09:34Z">
        <w:r>
          <w:rPr>
            <w:rFonts w:hint="eastAsia" w:ascii="Times New Roman" w:hAnsi="Times New Roman" w:cs="Times New Roman"/>
            <w:b w:val="0"/>
            <w:sz w:val="24"/>
            <w:szCs w:val="24"/>
            <w:highlight w:val="yellow"/>
            <w:lang w:val="en-US" w:eastAsia="zh-CN"/>
            <w:rPrChange w:id="27" w:author="VV" w:date="2026-10-06T21:39:03Z">
              <w:rPr>
                <w:rFonts w:hint="eastAsia"/>
                <w:lang w:val="en-US" w:eastAsia="zh-CN"/>
              </w:rPr>
            </w:rPrChange>
          </w:rPr>
          <w:t>）</w:t>
        </w:r>
      </w:ins>
      <w:ins w:id="28" w:author="VV" w:date="2026-10-05T00:10:28Z">
        <w:r>
          <w:rPr>
            <w:rFonts w:hint="eastAsia" w:ascii="Times New Roman" w:hAnsi="Times New Roman" w:cs="Times New Roman"/>
            <w:b w:val="0"/>
            <w:sz w:val="24"/>
            <w:szCs w:val="24"/>
            <w:highlight w:val="yellow"/>
            <w:lang w:val="en-US" w:eastAsia="zh-CN"/>
            <w:rPrChange w:id="29" w:author="VV" w:date="2026-10-06T21:39:03Z">
              <w:rPr>
                <w:rFonts w:hint="eastAsia"/>
                <w:lang w:val="en-US" w:eastAsia="zh-CN"/>
              </w:rPr>
            </w:rPrChange>
          </w:rPr>
          <w:t>+</w:t>
        </w:r>
      </w:ins>
      <w:ins w:id="30" w:author="VV" w:date="2026-10-05T00:10:32Z">
        <w:r>
          <w:rPr>
            <w:rFonts w:hint="eastAsia" w:ascii="Times New Roman" w:hAnsi="Times New Roman" w:cs="Times New Roman"/>
            <w:b w:val="0"/>
            <w:sz w:val="24"/>
            <w:szCs w:val="24"/>
            <w:highlight w:val="yellow"/>
            <w:lang w:val="en-US" w:eastAsia="zh-CN"/>
            <w:rPrChange w:id="31" w:author="VV" w:date="2026-10-06T21:39:03Z">
              <w:rPr>
                <w:rFonts w:hint="eastAsia"/>
                <w:lang w:val="en-US" w:eastAsia="zh-CN"/>
              </w:rPr>
            </w:rPrChange>
          </w:rPr>
          <w:t>风险</w:t>
        </w:r>
      </w:ins>
      <w:ins w:id="32" w:author="VV" w:date="2026-10-05T00:10:33Z">
        <w:r>
          <w:rPr>
            <w:rFonts w:hint="eastAsia" w:ascii="Times New Roman" w:hAnsi="Times New Roman" w:cs="Times New Roman"/>
            <w:b w:val="0"/>
            <w:sz w:val="24"/>
            <w:szCs w:val="24"/>
            <w:highlight w:val="yellow"/>
            <w:lang w:val="en-US" w:eastAsia="zh-CN"/>
            <w:rPrChange w:id="33" w:author="VV" w:date="2026-10-06T21:39:03Z">
              <w:rPr>
                <w:rFonts w:hint="eastAsia"/>
                <w:lang w:val="en-US" w:eastAsia="zh-CN"/>
              </w:rPr>
            </w:rPrChange>
          </w:rPr>
          <w:t>模板</w:t>
        </w:r>
      </w:ins>
      <w:ins w:id="34" w:author="VV" w:date="2026-10-05T00:10:35Z">
        <w:r>
          <w:rPr>
            <w:rFonts w:hint="eastAsia" w:ascii="Times New Roman" w:hAnsi="Times New Roman" w:cs="Times New Roman"/>
            <w:b w:val="0"/>
            <w:sz w:val="24"/>
            <w:szCs w:val="24"/>
            <w:highlight w:val="yellow"/>
            <w:lang w:val="en-US" w:eastAsia="zh-CN"/>
            <w:rPrChange w:id="35" w:author="VV" w:date="2026-10-06T21:39:03Z">
              <w:rPr>
                <w:rFonts w:hint="eastAsia"/>
                <w:lang w:val="en-US" w:eastAsia="zh-CN"/>
              </w:rPr>
            </w:rPrChange>
          </w:rPr>
          <w:t xml:space="preserve"> </w:t>
        </w:r>
      </w:ins>
      <w:ins w:id="36" w:author="VV" w:date="2026-10-05T00:09:39Z">
        <w:r>
          <w:rPr>
            <w:rFonts w:hint="eastAsia" w:ascii="Times New Roman" w:hAnsi="Times New Roman" w:cs="Times New Roman"/>
            <w:b w:val="0"/>
            <w:sz w:val="24"/>
            <w:szCs w:val="24"/>
            <w:highlight w:val="yellow"/>
            <w:lang w:val="en-US" w:eastAsia="zh-CN"/>
            <w:rPrChange w:id="37" w:author="VV" w:date="2026-10-06T21:39:03Z">
              <w:rPr>
                <w:rFonts w:hint="eastAsia"/>
                <w:lang w:val="en-US" w:eastAsia="zh-CN"/>
              </w:rPr>
            </w:rPrChange>
          </w:rPr>
          <w:t>的</w:t>
        </w:r>
      </w:ins>
      <w:ins w:id="38" w:author="VV" w:date="2026-10-05T00:09:40Z">
        <w:r>
          <w:rPr>
            <w:rFonts w:hint="eastAsia" w:ascii="Times New Roman" w:hAnsi="Times New Roman" w:cs="Times New Roman"/>
            <w:b w:val="0"/>
            <w:sz w:val="24"/>
            <w:szCs w:val="24"/>
            <w:highlight w:val="yellow"/>
            <w:lang w:val="en-US" w:eastAsia="zh-CN"/>
            <w:rPrChange w:id="39" w:author="VV" w:date="2026-10-06T21:39:03Z">
              <w:rPr>
                <w:rFonts w:hint="eastAsia"/>
                <w:lang w:val="en-US" w:eastAsia="zh-CN"/>
              </w:rPr>
            </w:rPrChange>
          </w:rPr>
          <w:t>定义</w:t>
        </w:r>
      </w:ins>
      <w:ins w:id="40" w:author="VV" w:date="2026-10-05T00:09:56Z">
        <w:r>
          <w:rPr>
            <w:rFonts w:hint="eastAsia" w:ascii="Times New Roman" w:hAnsi="Times New Roman" w:cs="Times New Roman"/>
            <w:b w:val="0"/>
            <w:sz w:val="24"/>
            <w:szCs w:val="24"/>
            <w:highlight w:val="yellow"/>
            <w:lang w:val="en-US" w:eastAsia="zh-CN"/>
            <w:rPrChange w:id="41" w:author="VV" w:date="2026-10-06T21:39:03Z">
              <w:rPr>
                <w:rFonts w:hint="eastAsia"/>
                <w:lang w:val="en-US" w:eastAsia="zh-CN"/>
              </w:rPr>
            </w:rPrChange>
          </w:rPr>
          <w:t>更新</w:t>
        </w:r>
      </w:ins>
      <w:ins w:id="42" w:author="VV" w:date="2026-10-06T21:38:36Z">
        <w:r>
          <w:rPr>
            <w:rFonts w:hint="eastAsia" w:ascii="Times New Roman" w:hAnsi="Times New Roman" w:cs="Times New Roman"/>
            <w:b w:val="0"/>
            <w:sz w:val="24"/>
            <w:szCs w:val="24"/>
            <w:highlight w:val="yellow"/>
            <w:lang w:val="en-US" w:eastAsia="zh-CN"/>
            <w:rPrChange w:id="43" w:author="VV" w:date="2026-10-06T21:39:03Z">
              <w:rPr>
                <w:rFonts w:hint="eastAsia" w:ascii="Times New Roman" w:hAnsi="Times New Roman" w:cs="Times New Roman"/>
                <w:b w:val="0"/>
                <w:sz w:val="24"/>
                <w:szCs w:val="24"/>
                <w:lang w:val="en-US" w:eastAsia="zh-CN"/>
              </w:rPr>
            </w:rPrChange>
          </w:rPr>
          <w:t>（</w:t>
        </w:r>
      </w:ins>
      <w:ins w:id="44" w:author="VV" w:date="2026-10-06T21:38:39Z">
        <w:r>
          <w:rPr>
            <w:rFonts w:hint="eastAsia" w:ascii="Times New Roman" w:hAnsi="Times New Roman" w:cs="Times New Roman"/>
            <w:b w:val="0"/>
            <w:sz w:val="24"/>
            <w:szCs w:val="24"/>
            <w:highlight w:val="yellow"/>
            <w:lang w:val="en-US" w:eastAsia="zh-CN"/>
            <w:rPrChange w:id="45" w:author="VV" w:date="2026-10-06T21:39:03Z">
              <w:rPr>
                <w:rFonts w:hint="eastAsia" w:ascii="Times New Roman" w:hAnsi="Times New Roman" w:cs="Times New Roman"/>
                <w:b w:val="0"/>
                <w:sz w:val="24"/>
                <w:szCs w:val="24"/>
                <w:lang w:val="en-US" w:eastAsia="zh-CN"/>
              </w:rPr>
            </w:rPrChange>
          </w:rPr>
          <w:t>张</w:t>
        </w:r>
      </w:ins>
      <w:ins w:id="46" w:author="VV" w:date="2026-10-06T21:38:36Z">
        <w:r>
          <w:rPr>
            <w:rFonts w:hint="eastAsia" w:ascii="Times New Roman" w:hAnsi="Times New Roman" w:cs="Times New Roman"/>
            <w:b w:val="0"/>
            <w:sz w:val="24"/>
            <w:szCs w:val="24"/>
            <w:highlight w:val="yellow"/>
            <w:lang w:val="en-US" w:eastAsia="zh-CN"/>
            <w:rPrChange w:id="47" w:author="VV" w:date="2026-10-06T21:39:03Z">
              <w:rPr>
                <w:rFonts w:hint="eastAsia" w:ascii="Times New Roman" w:hAnsi="Times New Roman" w:cs="Times New Roman"/>
                <w:b w:val="0"/>
                <w:sz w:val="24"/>
                <w:szCs w:val="24"/>
                <w:lang w:val="en-US" w:eastAsia="zh-CN"/>
              </w:rPr>
            </w:rPrChange>
          </w:rPr>
          <w:t>）</w:t>
        </w:r>
      </w:ins>
    </w:p>
    <w:p w14:paraId="004B4318">
      <w:pPr>
        <w:pStyle w:val="3"/>
        <w:numPr>
          <w:ilvl w:val="0"/>
          <w:numId w:val="4"/>
          <w:ins w:id="49" w:author="VV" w:date="2026-10-05T00:09:57Z"/>
        </w:numPr>
        <w:rPr>
          <w:ins w:id="50" w:author="VV" w:date="2026-10-05T00:10:45Z"/>
          <w:rFonts w:hint="default"/>
          <w:highlight w:val="yellow"/>
          <w:lang w:val="en-US" w:eastAsia="zh-CN"/>
          <w:rPrChange w:id="51" w:author="VV" w:date="2026-10-06T21:39:03Z">
            <w:rPr>
              <w:ins w:id="52" w:author="VV" w:date="2026-10-05T00:10:45Z"/>
              <w:rFonts w:hint="default"/>
              <w:lang w:val="en-US" w:eastAsia="zh-CN"/>
            </w:rPr>
          </w:rPrChange>
        </w:rPr>
        <w:pPrChange w:id="48" w:author="VV" w:date="2026-10-05T00:09:57Z">
          <w:pPr>
            <w:pStyle w:val="3"/>
          </w:pPr>
        </w:pPrChange>
      </w:pPr>
      <w:ins w:id="53" w:author="VV" w:date="2026-10-05T00:10:40Z">
        <w:r>
          <w:rPr>
            <w:rFonts w:hint="eastAsia"/>
            <w:highlight w:val="yellow"/>
            <w:lang w:val="en-US" w:eastAsia="zh-CN"/>
            <w:rPrChange w:id="54" w:author="VV" w:date="2026-10-06T21:39:03Z">
              <w:rPr>
                <w:rFonts w:hint="eastAsia"/>
                <w:lang w:val="en-US" w:eastAsia="zh-CN"/>
              </w:rPr>
            </w:rPrChange>
          </w:rPr>
          <w:t>风险</w:t>
        </w:r>
      </w:ins>
      <w:ins w:id="55" w:author="VV" w:date="2026-10-05T00:10:42Z">
        <w:r>
          <w:rPr>
            <w:rFonts w:hint="eastAsia"/>
            <w:highlight w:val="yellow"/>
            <w:lang w:val="en-US" w:eastAsia="zh-CN"/>
            <w:rPrChange w:id="56" w:author="VV" w:date="2026-10-06T21:39:03Z">
              <w:rPr>
                <w:rFonts w:hint="eastAsia"/>
                <w:lang w:val="en-US" w:eastAsia="zh-CN"/>
              </w:rPr>
            </w:rPrChange>
          </w:rPr>
          <w:t>模板</w:t>
        </w:r>
      </w:ins>
      <w:ins w:id="57" w:author="VV" w:date="2026-10-05T00:10:44Z">
        <w:r>
          <w:rPr>
            <w:rFonts w:hint="eastAsia"/>
            <w:highlight w:val="yellow"/>
            <w:lang w:val="en-US" w:eastAsia="zh-CN"/>
            <w:rPrChange w:id="58" w:author="VV" w:date="2026-10-06T21:39:03Z">
              <w:rPr>
                <w:rFonts w:hint="eastAsia"/>
                <w:lang w:val="en-US" w:eastAsia="zh-CN"/>
              </w:rPr>
            </w:rPrChange>
          </w:rPr>
          <w:t>匹配</w:t>
        </w:r>
      </w:ins>
      <w:ins w:id="59" w:author="VV" w:date="2026-10-05T00:10:45Z">
        <w:r>
          <w:rPr>
            <w:rFonts w:hint="eastAsia"/>
            <w:highlight w:val="yellow"/>
            <w:lang w:val="en-US" w:eastAsia="zh-CN"/>
            <w:rPrChange w:id="60" w:author="VV" w:date="2026-10-06T21:39:03Z">
              <w:rPr>
                <w:rFonts w:hint="eastAsia"/>
                <w:lang w:val="en-US" w:eastAsia="zh-CN"/>
              </w:rPr>
            </w:rPrChange>
          </w:rPr>
          <w:t>算法</w:t>
        </w:r>
      </w:ins>
      <w:ins w:id="61" w:author="VV" w:date="2026-10-05T00:15:05Z">
        <w:r>
          <w:rPr>
            <w:rFonts w:hint="eastAsia"/>
            <w:highlight w:val="yellow"/>
            <w:lang w:val="en-US" w:eastAsia="zh-CN"/>
            <w:rPrChange w:id="62" w:author="VV" w:date="2026-10-06T21:39:03Z">
              <w:rPr>
                <w:rFonts w:hint="eastAsia"/>
                <w:lang w:val="en-US" w:eastAsia="zh-CN"/>
              </w:rPr>
            </w:rPrChange>
          </w:rPr>
          <w:t xml:space="preserve"> </w:t>
        </w:r>
      </w:ins>
      <w:ins w:id="63" w:author="VV" w:date="2026-10-06T21:38:34Z">
        <w:r>
          <w:rPr>
            <w:rFonts w:hint="eastAsia"/>
            <w:highlight w:val="yellow"/>
            <w:lang w:val="en-US" w:eastAsia="zh-CN"/>
            <w:rPrChange w:id="64" w:author="VV" w:date="2026-10-06T21:39:03Z">
              <w:rPr>
                <w:rFonts w:hint="eastAsia"/>
                <w:lang w:val="en-US" w:eastAsia="zh-CN"/>
              </w:rPr>
            </w:rPrChange>
          </w:rPr>
          <w:t>（薛）</w:t>
        </w:r>
      </w:ins>
    </w:p>
    <w:p w14:paraId="4B4DC9EB">
      <w:pPr>
        <w:pStyle w:val="3"/>
        <w:numPr>
          <w:ilvl w:val="0"/>
          <w:numId w:val="4"/>
          <w:ins w:id="66" w:author="VV" w:date="2026-10-05T00:09:57Z"/>
        </w:numPr>
        <w:rPr>
          <w:ins w:id="67" w:author="VV" w:date="2026-10-05T00:14:00Z"/>
          <w:rFonts w:hint="default"/>
          <w:highlight w:val="yellow"/>
          <w:lang w:val="en-US" w:eastAsia="zh-CN"/>
          <w:rPrChange w:id="68" w:author="VV" w:date="2026-10-06T21:39:03Z">
            <w:rPr>
              <w:ins w:id="69" w:author="VV" w:date="2026-10-05T00:14:00Z"/>
              <w:rFonts w:hint="default"/>
              <w:lang w:val="en-US" w:eastAsia="zh-CN"/>
            </w:rPr>
          </w:rPrChange>
        </w:rPr>
        <w:pPrChange w:id="65" w:author="VV" w:date="2026-10-05T00:09:57Z">
          <w:pPr>
            <w:pStyle w:val="3"/>
          </w:pPr>
        </w:pPrChange>
      </w:pPr>
      <w:ins w:id="70" w:author="VV" w:date="2026-10-05T00:11:04Z">
        <w:r>
          <w:rPr>
            <w:rFonts w:hint="eastAsia"/>
            <w:highlight w:val="yellow"/>
            <w:lang w:val="en-US" w:eastAsia="zh-CN"/>
            <w:rPrChange w:id="71" w:author="VV" w:date="2026-10-06T21:39:03Z">
              <w:rPr>
                <w:rFonts w:hint="eastAsia"/>
                <w:lang w:val="en-US" w:eastAsia="zh-CN"/>
              </w:rPr>
            </w:rPrChange>
          </w:rPr>
          <w:t>基于</w:t>
        </w:r>
      </w:ins>
      <w:ins w:id="72" w:author="VV" w:date="2026-10-05T00:11:05Z">
        <w:r>
          <w:rPr>
            <w:rFonts w:hint="eastAsia"/>
            <w:highlight w:val="yellow"/>
            <w:lang w:val="en-US" w:eastAsia="zh-CN"/>
            <w:rPrChange w:id="73" w:author="VV" w:date="2026-10-06T21:39:03Z">
              <w:rPr>
                <w:rFonts w:hint="eastAsia"/>
                <w:lang w:val="en-US" w:eastAsia="zh-CN"/>
              </w:rPr>
            </w:rPrChange>
          </w:rPr>
          <w:t>审计</w:t>
        </w:r>
      </w:ins>
      <w:ins w:id="74" w:author="VV" w:date="2026-10-05T00:11:08Z">
        <w:r>
          <w:rPr>
            <w:rFonts w:hint="eastAsia"/>
            <w:highlight w:val="yellow"/>
            <w:lang w:val="en-US" w:eastAsia="zh-CN"/>
            <w:rPrChange w:id="75" w:author="VV" w:date="2026-10-06T21:39:03Z">
              <w:rPr>
                <w:rFonts w:hint="eastAsia"/>
                <w:lang w:val="en-US" w:eastAsia="zh-CN"/>
              </w:rPr>
            </w:rPrChange>
          </w:rPr>
          <w:t>模型</w:t>
        </w:r>
      </w:ins>
      <w:ins w:id="76" w:author="VV" w:date="2026-10-05T00:11:09Z">
        <w:r>
          <w:rPr>
            <w:rFonts w:hint="eastAsia"/>
            <w:highlight w:val="yellow"/>
            <w:lang w:val="en-US" w:eastAsia="zh-CN"/>
            <w:rPrChange w:id="77" w:author="VV" w:date="2026-10-06T21:39:03Z">
              <w:rPr>
                <w:rFonts w:hint="eastAsia"/>
                <w:lang w:val="en-US" w:eastAsia="zh-CN"/>
              </w:rPr>
            </w:rPrChange>
          </w:rPr>
          <w:t>的</w:t>
        </w:r>
      </w:ins>
      <w:ins w:id="78" w:author="VV" w:date="2026-10-05T00:11:10Z">
        <w:r>
          <w:rPr>
            <w:rFonts w:hint="eastAsia"/>
            <w:highlight w:val="yellow"/>
            <w:lang w:val="en-US" w:eastAsia="zh-CN"/>
            <w:rPrChange w:id="79" w:author="VV" w:date="2026-10-06T21:39:03Z">
              <w:rPr>
                <w:rFonts w:hint="eastAsia"/>
                <w:lang w:val="en-US" w:eastAsia="zh-CN"/>
              </w:rPr>
            </w:rPrChange>
          </w:rPr>
          <w:t>概率</w:t>
        </w:r>
      </w:ins>
      <w:ins w:id="80" w:author="VV" w:date="2026-10-05T00:11:14Z">
        <w:r>
          <w:rPr>
            <w:rFonts w:hint="eastAsia"/>
            <w:highlight w:val="yellow"/>
            <w:lang w:val="en-US" w:eastAsia="zh-CN"/>
            <w:rPrChange w:id="81" w:author="VV" w:date="2026-10-06T21:39:03Z">
              <w:rPr>
                <w:rFonts w:hint="eastAsia"/>
                <w:lang w:val="en-US" w:eastAsia="zh-CN"/>
              </w:rPr>
            </w:rPrChange>
          </w:rPr>
          <w:t>赋值</w:t>
        </w:r>
      </w:ins>
      <w:ins w:id="82" w:author="VV" w:date="2026-10-06T21:38:45Z">
        <w:r>
          <w:rPr>
            <w:rFonts w:hint="eastAsia" w:ascii="Times New Roman" w:hAnsi="Times New Roman" w:cs="Times New Roman"/>
            <w:b w:val="0"/>
            <w:sz w:val="24"/>
            <w:szCs w:val="24"/>
            <w:highlight w:val="yellow"/>
            <w:lang w:val="en-US" w:eastAsia="zh-CN"/>
            <w:rPrChange w:id="83" w:author="VV" w:date="2026-10-06T21:39:03Z">
              <w:rPr>
                <w:rFonts w:hint="eastAsia" w:ascii="Times New Roman" w:hAnsi="Times New Roman" w:cs="Times New Roman"/>
                <w:b w:val="0"/>
                <w:sz w:val="24"/>
                <w:szCs w:val="24"/>
                <w:lang w:val="en-US" w:eastAsia="zh-CN"/>
              </w:rPr>
            </w:rPrChange>
          </w:rPr>
          <w:t>（张）</w:t>
        </w:r>
      </w:ins>
    </w:p>
    <w:p w14:paraId="2E298EA4">
      <w:pPr>
        <w:pStyle w:val="3"/>
        <w:numPr>
          <w:ilvl w:val="0"/>
          <w:numId w:val="4"/>
        </w:numPr>
        <w:rPr>
          <w:ins w:id="84" w:author="VV" w:date="2026-10-07T10:15:27Z"/>
        </w:rPr>
      </w:pPr>
      <w:ins w:id="85" w:author="VV" w:date="2026-10-07T10:15:27Z">
        <w:r>
          <w:rPr>
            <w:rFonts w:hint="eastAsia"/>
            <w:highlight w:val="yellow"/>
            <w:lang w:val="en-US" w:eastAsia="zh-CN"/>
          </w:rPr>
          <w:t>因果模型的适应性校准（薛）</w:t>
        </w:r>
      </w:ins>
    </w:p>
    <w:p w14:paraId="5807223C">
      <w:pPr>
        <w:pStyle w:val="3"/>
        <w:numPr>
          <w:ilvl w:val="0"/>
          <w:numId w:val="4"/>
          <w:ins w:id="87" w:author="VV" w:date="2026-10-06T21:38:05Z"/>
        </w:numPr>
        <w:rPr>
          <w:ins w:id="88" w:author="VV" w:date="2026-10-06T21:38:06Z"/>
          <w:rFonts w:hint="default"/>
          <w:highlight w:val="yellow"/>
          <w:lang w:val="en-US" w:eastAsia="zh-CN"/>
          <w:rPrChange w:id="89" w:author="VV" w:date="2026-10-06T21:39:03Z">
            <w:rPr>
              <w:ins w:id="90" w:author="VV" w:date="2026-10-06T21:38:06Z"/>
              <w:rFonts w:hint="default"/>
              <w:lang w:val="en-US" w:eastAsia="zh-CN"/>
            </w:rPr>
          </w:rPrChange>
        </w:rPr>
        <w:pPrChange w:id="86" w:author="VV" w:date="2026-10-06T21:38:05Z">
          <w:pPr>
            <w:pStyle w:val="3"/>
          </w:pPr>
        </w:pPrChange>
      </w:pPr>
      <w:ins w:id="91" w:author="VV" w:date="2026-10-05T00:14:03Z">
        <w:r>
          <w:rPr>
            <w:rFonts w:hint="eastAsia"/>
            <w:highlight w:val="yellow"/>
            <w:lang w:val="en-US" w:eastAsia="zh-CN"/>
            <w:rPrChange w:id="92" w:author="VV" w:date="2026-10-06T21:39:03Z">
              <w:rPr>
                <w:rFonts w:hint="eastAsia"/>
                <w:lang w:val="en-US" w:eastAsia="zh-CN"/>
              </w:rPr>
            </w:rPrChange>
          </w:rPr>
          <w:t>同类</w:t>
        </w:r>
      </w:ins>
      <w:ins w:id="93" w:author="VV" w:date="2026-10-05T00:14:04Z">
        <w:r>
          <w:rPr>
            <w:rFonts w:hint="eastAsia"/>
            <w:highlight w:val="yellow"/>
            <w:lang w:val="en-US" w:eastAsia="zh-CN"/>
            <w:rPrChange w:id="94" w:author="VV" w:date="2026-10-06T21:39:03Z">
              <w:rPr>
                <w:rFonts w:hint="eastAsia"/>
                <w:lang w:val="en-US" w:eastAsia="zh-CN"/>
              </w:rPr>
            </w:rPrChange>
          </w:rPr>
          <w:t>的</w:t>
        </w:r>
      </w:ins>
      <w:ins w:id="95" w:author="VV" w:date="2026-10-05T00:14:06Z">
        <w:r>
          <w:rPr>
            <w:rFonts w:hint="eastAsia"/>
            <w:highlight w:val="yellow"/>
            <w:lang w:val="en-US" w:eastAsia="zh-CN"/>
            <w:rPrChange w:id="96" w:author="VV" w:date="2026-10-06T21:39:03Z">
              <w:rPr>
                <w:rFonts w:hint="eastAsia"/>
                <w:lang w:val="en-US" w:eastAsia="zh-CN"/>
              </w:rPr>
            </w:rPrChange>
          </w:rPr>
          <w:t>研究</w:t>
        </w:r>
      </w:ins>
      <w:ins w:id="97" w:author="VV" w:date="2026-10-05T00:14:07Z">
        <w:r>
          <w:rPr>
            <w:rFonts w:hint="eastAsia"/>
            <w:highlight w:val="yellow"/>
            <w:lang w:val="en-US" w:eastAsia="zh-CN"/>
            <w:rPrChange w:id="98" w:author="VV" w:date="2026-10-06T21:39:03Z">
              <w:rPr>
                <w:rFonts w:hint="eastAsia"/>
                <w:lang w:val="en-US" w:eastAsia="zh-CN"/>
              </w:rPr>
            </w:rPrChange>
          </w:rPr>
          <w:t>：</w:t>
        </w:r>
      </w:ins>
      <w:ins w:id="99" w:author="VV" w:date="2026-10-05T00:14:22Z">
        <w:r>
          <w:rPr>
            <w:rFonts w:hint="eastAsia"/>
            <w:highlight w:val="yellow"/>
            <w:lang w:val="en-US" w:eastAsia="zh-CN"/>
            <w:rPrChange w:id="100" w:author="VV" w:date="2026-10-06T21:39:03Z">
              <w:rPr>
                <w:rFonts w:hint="eastAsia"/>
                <w:lang w:val="en-US" w:eastAsia="zh-CN"/>
              </w:rPr>
            </w:rPrChange>
          </w:rPr>
          <w:t>攻击</w:t>
        </w:r>
      </w:ins>
      <w:ins w:id="101" w:author="VV" w:date="2026-10-05T00:14:23Z">
        <w:r>
          <w:rPr>
            <w:rFonts w:hint="eastAsia"/>
            <w:highlight w:val="yellow"/>
            <w:lang w:val="en-US" w:eastAsia="zh-CN"/>
            <w:rPrChange w:id="102" w:author="VV" w:date="2026-10-06T21:39:03Z">
              <w:rPr>
                <w:rFonts w:hint="eastAsia"/>
                <w:lang w:val="en-US" w:eastAsia="zh-CN"/>
              </w:rPr>
            </w:rPrChange>
          </w:rPr>
          <w:t>/</w:t>
        </w:r>
      </w:ins>
      <w:ins w:id="103" w:author="VV" w:date="2026-10-05T00:14:25Z">
        <w:r>
          <w:rPr>
            <w:rFonts w:hint="eastAsia"/>
            <w:highlight w:val="yellow"/>
            <w:lang w:val="en-US" w:eastAsia="zh-CN"/>
            <w:rPrChange w:id="104" w:author="VV" w:date="2026-10-06T21:39:03Z">
              <w:rPr>
                <w:rFonts w:hint="eastAsia"/>
                <w:lang w:val="en-US" w:eastAsia="zh-CN"/>
              </w:rPr>
            </w:rPrChange>
          </w:rPr>
          <w:t>审计的</w:t>
        </w:r>
      </w:ins>
      <w:ins w:id="105" w:author="VV" w:date="2026-10-05T00:14:09Z">
        <w:r>
          <w:rPr>
            <w:rFonts w:hint="eastAsia"/>
            <w:highlight w:val="yellow"/>
            <w:lang w:val="en-US" w:eastAsia="zh-CN"/>
            <w:rPrChange w:id="106" w:author="VV" w:date="2026-10-06T21:39:03Z">
              <w:rPr>
                <w:rFonts w:hint="eastAsia"/>
                <w:lang w:val="en-US" w:eastAsia="zh-CN"/>
              </w:rPr>
            </w:rPrChange>
          </w:rPr>
          <w:t>数据集</w:t>
        </w:r>
      </w:ins>
      <w:ins w:id="107" w:author="VV" w:date="2026-10-05T00:14:10Z">
        <w:r>
          <w:rPr>
            <w:rFonts w:hint="eastAsia"/>
            <w:highlight w:val="yellow"/>
            <w:lang w:val="en-US" w:eastAsia="zh-CN"/>
            <w:rPrChange w:id="108" w:author="VV" w:date="2026-10-06T21:39:03Z">
              <w:rPr>
                <w:rFonts w:hint="eastAsia"/>
                <w:lang w:val="en-US" w:eastAsia="zh-CN"/>
              </w:rPr>
            </w:rPrChange>
          </w:rPr>
          <w:t>+</w:t>
        </w:r>
      </w:ins>
      <w:ins w:id="109" w:author="VV" w:date="2026-10-05T00:14:34Z">
        <w:r>
          <w:rPr>
            <w:rFonts w:hint="eastAsia"/>
            <w:highlight w:val="yellow"/>
            <w:lang w:val="en-US" w:eastAsia="zh-CN"/>
            <w:rPrChange w:id="110" w:author="VV" w:date="2026-10-06T21:39:03Z">
              <w:rPr>
                <w:rFonts w:hint="eastAsia"/>
                <w:lang w:val="en-US" w:eastAsia="zh-CN"/>
              </w:rPr>
            </w:rPrChange>
          </w:rPr>
          <w:t>审计</w:t>
        </w:r>
      </w:ins>
      <w:ins w:id="111" w:author="VV" w:date="2026-10-05T00:14:35Z">
        <w:r>
          <w:rPr>
            <w:rFonts w:hint="eastAsia"/>
            <w:highlight w:val="yellow"/>
            <w:lang w:val="en-US" w:eastAsia="zh-CN"/>
            <w:rPrChange w:id="112" w:author="VV" w:date="2026-10-06T21:39:03Z">
              <w:rPr>
                <w:rFonts w:hint="eastAsia"/>
                <w:lang w:val="en-US" w:eastAsia="zh-CN"/>
              </w:rPr>
            </w:rPrChange>
          </w:rPr>
          <w:t>/</w:t>
        </w:r>
      </w:ins>
      <w:ins w:id="113" w:author="VV" w:date="2026-10-05T00:14:37Z">
        <w:r>
          <w:rPr>
            <w:rFonts w:hint="eastAsia"/>
            <w:highlight w:val="yellow"/>
            <w:lang w:val="en-US" w:eastAsia="zh-CN"/>
            <w:rPrChange w:id="114" w:author="VV" w:date="2026-10-06T21:39:03Z">
              <w:rPr>
                <w:rFonts w:hint="eastAsia"/>
                <w:lang w:val="en-US" w:eastAsia="zh-CN"/>
              </w:rPr>
            </w:rPrChange>
          </w:rPr>
          <w:t>检测的</w:t>
        </w:r>
      </w:ins>
      <w:ins w:id="115" w:author="VV" w:date="2026-10-05T00:14:11Z">
        <w:r>
          <w:rPr>
            <w:rFonts w:hint="eastAsia"/>
            <w:highlight w:val="yellow"/>
            <w:lang w:val="en-US" w:eastAsia="zh-CN"/>
            <w:rPrChange w:id="116" w:author="VV" w:date="2026-10-06T21:39:03Z">
              <w:rPr>
                <w:rFonts w:hint="eastAsia"/>
                <w:lang w:val="en-US" w:eastAsia="zh-CN"/>
              </w:rPr>
            </w:rPrChange>
          </w:rPr>
          <w:t>算法</w:t>
        </w:r>
      </w:ins>
      <w:ins w:id="117" w:author="VV" w:date="2026-10-06T21:38:49Z">
        <w:r>
          <w:rPr>
            <w:rFonts w:hint="eastAsia" w:ascii="Times New Roman" w:hAnsi="Times New Roman" w:cs="Times New Roman"/>
            <w:b w:val="0"/>
            <w:sz w:val="24"/>
            <w:szCs w:val="24"/>
            <w:highlight w:val="yellow"/>
            <w:lang w:val="en-US" w:eastAsia="zh-CN"/>
            <w:rPrChange w:id="118" w:author="VV" w:date="2026-10-06T21:39:03Z">
              <w:rPr>
                <w:rFonts w:hint="eastAsia" w:ascii="Times New Roman" w:hAnsi="Times New Roman" w:cs="Times New Roman"/>
                <w:b w:val="0"/>
                <w:sz w:val="24"/>
                <w:szCs w:val="24"/>
                <w:lang w:val="en-US" w:eastAsia="zh-CN"/>
              </w:rPr>
            </w:rPrChange>
          </w:rPr>
          <w:t>（张</w:t>
        </w:r>
      </w:ins>
      <w:ins w:id="119" w:author="VV" w:date="2026-10-07T10:22:20Z">
        <w:r>
          <w:rPr>
            <w:rFonts w:hint="eastAsia" w:cs="Times New Roman"/>
            <w:b w:val="0"/>
            <w:sz w:val="24"/>
            <w:szCs w:val="24"/>
            <w:highlight w:val="yellow"/>
            <w:lang w:val="en-US" w:eastAsia="zh-CN"/>
          </w:rPr>
          <w:t>/</w:t>
        </w:r>
      </w:ins>
      <w:ins w:id="120" w:author="VV" w:date="2026-10-07T10:22:23Z">
        <w:r>
          <w:rPr>
            <w:rFonts w:hint="eastAsia" w:cs="Times New Roman"/>
            <w:b w:val="0"/>
            <w:sz w:val="24"/>
            <w:szCs w:val="24"/>
            <w:highlight w:val="yellow"/>
            <w:lang w:val="en-US" w:eastAsia="zh-CN"/>
          </w:rPr>
          <w:t>薛</w:t>
        </w:r>
      </w:ins>
      <w:ins w:id="121" w:author="VV" w:date="2026-10-06T21:38:49Z">
        <w:r>
          <w:rPr>
            <w:rFonts w:hint="eastAsia" w:ascii="Times New Roman" w:hAnsi="Times New Roman" w:cs="Times New Roman"/>
            <w:b w:val="0"/>
            <w:sz w:val="24"/>
            <w:szCs w:val="24"/>
            <w:highlight w:val="yellow"/>
            <w:lang w:val="en-US" w:eastAsia="zh-CN"/>
            <w:rPrChange w:id="122" w:author="VV" w:date="2026-10-06T21:39:03Z">
              <w:rPr>
                <w:rFonts w:hint="eastAsia" w:ascii="Times New Roman" w:hAnsi="Times New Roman" w:cs="Times New Roman"/>
                <w:b w:val="0"/>
                <w:sz w:val="24"/>
                <w:szCs w:val="24"/>
                <w:lang w:val="en-US" w:eastAsia="zh-CN"/>
              </w:rPr>
            </w:rPrChange>
          </w:rPr>
          <w:t>）</w:t>
        </w:r>
      </w:ins>
    </w:p>
    <w:p w14:paraId="5772D089">
      <w:pPr>
        <w:pStyle w:val="3"/>
        <w:numPr>
          <w:ilvl w:val="0"/>
          <w:numId w:val="0"/>
        </w:numPr>
        <w:rPr>
          <w:ins w:id="124" w:author="VV" w:date="2026-10-05T00:08:27Z"/>
        </w:rPr>
        <w:pPrChange w:id="123" w:author="VV" w:date="2026-10-06T21:39:10Z">
          <w:pPr>
            <w:pStyle w:val="4"/>
          </w:pPr>
        </w:pPrChange>
      </w:pPr>
      <w:bookmarkStart w:id="21" w:name="_GoBack"/>
      <w:bookmarkEnd w:id="21"/>
    </w:p>
    <w:p w14:paraId="538FFF06">
      <w:pPr>
        <w:pStyle w:val="4"/>
      </w:pPr>
      <w:r>
        <w:t>第一步：构建因果大图 TG</w:t>
      </w:r>
      <w:bookmarkStart w:id="2" w:name="节点体系"/>
    </w:p>
    <w:p w14:paraId="614D24D7">
      <w:pPr>
        <w:pStyle w:val="4"/>
      </w:pPr>
      <w:commentRangeStart w:id="0"/>
      <w:r>
        <w:rPr>
          <w:rFonts w:hint="eastAsia"/>
          <w:lang w:val="en-US" w:eastAsia="zh-CN"/>
        </w:rPr>
        <w:t>1.1</w:t>
      </w:r>
      <w:r>
        <w:t>节点</w:t>
      </w:r>
      <w:commentRangeEnd w:id="0"/>
      <w:r>
        <w:commentReference w:id="0"/>
      </w:r>
    </w:p>
    <w:tbl>
      <w:tblPr>
        <w:tblStyle w:val="42"/>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39"/>
        <w:gridCol w:w="1506"/>
        <w:gridCol w:w="2824"/>
        <w:gridCol w:w="2887"/>
      </w:tblGrid>
      <w:tr w14:paraId="7ABBC1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trPr>
        <w:tc>
          <w:tcPr>
            <w:tcW w:w="925" w:type="pct"/>
          </w:tcPr>
          <w:p w14:paraId="68EE61EC">
            <w:pPr>
              <w:pStyle w:val="25"/>
              <w:jc w:val="left"/>
            </w:pPr>
            <w:r>
              <w:t>节点</w:t>
            </w:r>
          </w:p>
        </w:tc>
        <w:tc>
          <w:tcPr>
            <w:tcW w:w="850" w:type="pct"/>
          </w:tcPr>
          <w:p w14:paraId="4A7662D5">
            <w:pPr>
              <w:pStyle w:val="25"/>
              <w:jc w:val="left"/>
            </w:pPr>
            <w:r>
              <w:t>定义</w:t>
            </w:r>
          </w:p>
        </w:tc>
        <w:tc>
          <w:tcPr>
            <w:tcW w:w="1594" w:type="pct"/>
          </w:tcPr>
          <w:p w14:paraId="37800225">
            <w:pPr>
              <w:pStyle w:val="25"/>
              <w:jc w:val="left"/>
            </w:pPr>
            <w:r>
              <w:t>识别规则</w:t>
            </w:r>
          </w:p>
        </w:tc>
        <w:tc>
          <w:tcPr>
            <w:tcW w:w="1629" w:type="pct"/>
          </w:tcPr>
          <w:p w14:paraId="6D819CE7">
            <w:pPr>
              <w:pStyle w:val="25"/>
              <w:jc w:val="left"/>
            </w:pPr>
            <w:r>
              <w:t>轨迹实例</w:t>
            </w:r>
          </w:p>
        </w:tc>
      </w:tr>
      <w:tr w14:paraId="6211E5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925" w:type="pct"/>
          </w:tcPr>
          <w:p w14:paraId="3DC3FA4C">
            <w:pPr>
              <w:pStyle w:val="25"/>
              <w:jc w:val="left"/>
            </w:pPr>
            <w:r>
              <w:t>U 用户指令节点</w:t>
            </w:r>
          </w:p>
        </w:tc>
        <w:tc>
          <w:tcPr>
            <w:tcW w:w="850" w:type="pct"/>
          </w:tcPr>
          <w:p w14:paraId="30022216">
            <w:pPr>
              <w:pStyle w:val="25"/>
              <w:jc w:val="left"/>
            </w:pPr>
            <w:r>
              <w:t>用户发出的指令</w:t>
            </w:r>
          </w:p>
        </w:tc>
        <w:tc>
          <w:tcPr>
            <w:tcW w:w="1594" w:type="pct"/>
          </w:tcPr>
          <w:p w14:paraId="39328F06">
            <w:pPr>
              <w:pStyle w:val="25"/>
              <w:jc w:val="left"/>
            </w:pPr>
            <w:r>
              <w:t xml:space="preserve">以 [U] 开头（AgentDrift </w:t>
            </w:r>
            <w:r>
              <w:rPr>
                <w:rFonts w:hint="eastAsia"/>
                <w:lang w:eastAsia="zh-CN"/>
              </w:rPr>
              <w:t>：</w:t>
            </w:r>
            <w:r>
              <w:t xml:space="preserve"> task 或每步前的用户消息）</w:t>
            </w:r>
          </w:p>
        </w:tc>
        <w:tc>
          <w:tcPr>
            <w:tcW w:w="1629" w:type="pct"/>
          </w:tcPr>
          <w:p w14:paraId="1CF8DDDA">
            <w:pPr>
              <w:pStyle w:val="25"/>
              <w:jc w:val="left"/>
            </w:pPr>
            <w:r>
              <w:t>“I need to save my Hawaii vacation plan as a PDF…”</w:t>
            </w:r>
          </w:p>
        </w:tc>
      </w:tr>
      <w:tr w14:paraId="3B0764C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925" w:type="pct"/>
          </w:tcPr>
          <w:p w14:paraId="78819288">
            <w:pPr>
              <w:pStyle w:val="25"/>
              <w:jc w:val="left"/>
            </w:pPr>
            <w:r>
              <w:t>AC 工具调用节点</w:t>
            </w:r>
          </w:p>
        </w:tc>
        <w:tc>
          <w:tcPr>
            <w:tcW w:w="850" w:type="pct"/>
          </w:tcPr>
          <w:p w14:paraId="6A033F47">
            <w:pPr>
              <w:pStyle w:val="25"/>
              <w:jc w:val="left"/>
            </w:pPr>
            <w:r>
              <w:t>智能体的一次工具调用（动作）</w:t>
            </w:r>
          </w:p>
        </w:tc>
        <w:tc>
          <w:tcPr>
            <w:tcW w:w="1594" w:type="pct"/>
          </w:tcPr>
          <w:p w14:paraId="5A894CB0">
            <w:pPr>
              <w:pStyle w:val="25"/>
              <w:jc w:val="left"/>
            </w:pPr>
            <w:r>
              <w:t>以 [A→tool] 开头</w:t>
            </w:r>
          </w:p>
        </w:tc>
        <w:tc>
          <w:tcPr>
            <w:tcW w:w="1629" w:type="pct"/>
          </w:tcPr>
          <w:p w14:paraId="152EEA27">
            <w:pPr>
              <w:pStyle w:val="25"/>
              <w:jc w:val="left"/>
            </w:pPr>
            <w:r>
              <w:t>append_to_file({“file_id”: “29”, “content”: “…steel pipe…ammonium nitrate…”})</w:t>
            </w:r>
          </w:p>
        </w:tc>
      </w:tr>
      <w:tr w14:paraId="675929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925" w:type="pct"/>
          </w:tcPr>
          <w:p w14:paraId="51C633E7">
            <w:pPr>
              <w:pStyle w:val="25"/>
              <w:jc w:val="left"/>
            </w:pPr>
            <w:r>
              <w:t>T</w:t>
            </w:r>
            <w:r>
              <w:rPr>
                <w:rFonts w:hint="eastAsia"/>
                <w:lang w:val="en-US" w:eastAsia="zh-CN"/>
              </w:rPr>
              <w:t>R</w:t>
            </w:r>
            <w:r>
              <w:t xml:space="preserve"> 工具返回节点</w:t>
            </w:r>
          </w:p>
        </w:tc>
        <w:tc>
          <w:tcPr>
            <w:tcW w:w="850" w:type="pct"/>
          </w:tcPr>
          <w:p w14:paraId="01AA1CFF">
            <w:pPr>
              <w:pStyle w:val="25"/>
              <w:jc w:val="left"/>
            </w:pPr>
            <w:r>
              <w:t>工具执行后的返回观测</w:t>
            </w:r>
          </w:p>
        </w:tc>
        <w:tc>
          <w:tcPr>
            <w:tcW w:w="1594" w:type="pct"/>
          </w:tcPr>
          <w:p w14:paraId="38C0EDF9">
            <w:pPr>
              <w:pStyle w:val="25"/>
              <w:jc w:val="left"/>
            </w:pPr>
            <w:r>
              <w:t>以 [T] 开头；三种形态：{‘success’:…,‘data’:…} / 对象列表 / 纯文本</w:t>
            </w:r>
          </w:p>
        </w:tc>
        <w:tc>
          <w:tcPr>
            <w:tcW w:w="1629" w:type="pct"/>
          </w:tcPr>
          <w:p w14:paraId="00547E2E">
            <w:pPr>
              <w:pStyle w:val="25"/>
              <w:jc w:val="left"/>
            </w:pPr>
            <w:r>
              <w:t>{‘success’: True, ‘data’: {‘id_’: ‘29’, …}}</w:t>
            </w:r>
          </w:p>
        </w:tc>
      </w:tr>
      <w:tr w14:paraId="605A13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925" w:type="pct"/>
          </w:tcPr>
          <w:p w14:paraId="4545F9CB">
            <w:pPr>
              <w:pStyle w:val="25"/>
              <w:jc w:val="left"/>
            </w:pPr>
            <w:r>
              <w:t>R 资源节点</w:t>
            </w:r>
          </w:p>
        </w:tc>
        <w:tc>
          <w:tcPr>
            <w:tcW w:w="850" w:type="pct"/>
          </w:tcPr>
          <w:p w14:paraId="45FE4880">
            <w:pPr>
              <w:pStyle w:val="25"/>
              <w:jc w:val="left"/>
            </w:pPr>
            <w:r>
              <w:t>被操作或引用的资源对象</w:t>
            </w:r>
          </w:p>
        </w:tc>
        <w:tc>
          <w:tcPr>
            <w:tcW w:w="1594" w:type="pct"/>
          </w:tcPr>
          <w:p w14:paraId="055190F7">
            <w:pPr>
              <w:pStyle w:val="25"/>
              <w:jc w:val="left"/>
            </w:pPr>
            <w:r>
              <w:t>R1 文件（参数含 file_name/path）、R2 邮件（email_id/inbox）、R3 云盘文件（cloud_drive）、R4 数据记录（</w:t>
            </w:r>
            <w:r>
              <w:rPr>
                <w:rFonts w:hint="eastAsia"/>
                <w:lang w:val="en-US" w:eastAsia="zh-CN"/>
              </w:rPr>
              <w:t>工具</w:t>
            </w:r>
            <w:r>
              <w:t>返回中的结构化键值）、R5 安全控制（参数含 filter/settings/permission/role/rule）、R6 第三方（URL/账号）</w:t>
            </w:r>
          </w:p>
        </w:tc>
        <w:tc>
          <w:tcPr>
            <w:tcW w:w="1629" w:type="pct"/>
          </w:tcPr>
          <w:p w14:paraId="55F44F38">
            <w:pPr>
              <w:pStyle w:val="25"/>
              <w:jc w:val="left"/>
            </w:pPr>
            <w:r>
              <w:t>R3：Vacation_Itinerary.pdf（id 29）；R6：sophia.chen@yahoo.com</w:t>
            </w:r>
          </w:p>
        </w:tc>
      </w:tr>
      <w:tr w14:paraId="6E057C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925" w:type="pct"/>
          </w:tcPr>
          <w:p w14:paraId="67B0D1DF">
            <w:pPr>
              <w:pStyle w:val="25"/>
              <w:jc w:val="left"/>
            </w:pPr>
            <w:r>
              <w:t>Th 推理节点</w:t>
            </w:r>
          </w:p>
        </w:tc>
        <w:tc>
          <w:tcPr>
            <w:tcW w:w="850" w:type="pct"/>
          </w:tcPr>
          <w:p w14:paraId="01018947">
            <w:pPr>
              <w:pStyle w:val="25"/>
              <w:jc w:val="left"/>
            </w:pPr>
            <w:r>
              <w:t>智能体的推理文本</w:t>
            </w:r>
          </w:p>
        </w:tc>
        <w:tc>
          <w:tcPr>
            <w:tcW w:w="1594" w:type="pct"/>
          </w:tcPr>
          <w:p w14:paraId="0B46FB76">
            <w:pPr>
              <w:pStyle w:val="25"/>
              <w:jc w:val="left"/>
            </w:pPr>
            <w:r>
              <w:t>轨迹中的 thought 字段</w:t>
            </w:r>
          </w:p>
        </w:tc>
        <w:tc>
          <w:tcPr>
            <w:tcW w:w="1629" w:type="pct"/>
          </w:tcPr>
          <w:p w14:paraId="4B8A1D66">
            <w:pPr>
              <w:pStyle w:val="25"/>
              <w:jc w:val="left"/>
            </w:pPr>
            <w:r>
              <w:t>“There is a compliance requirement, I should forward the record…”（AgentDrift ）</w:t>
            </w:r>
          </w:p>
        </w:tc>
      </w:tr>
      <w:tr w14:paraId="6D7EE0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925" w:type="pct"/>
          </w:tcPr>
          <w:p w14:paraId="32130B36">
            <w:pPr>
              <w:pStyle w:val="25"/>
              <w:jc w:val="left"/>
            </w:pPr>
            <w:r>
              <w:t>Sys 系统事件节点</w:t>
            </w:r>
          </w:p>
        </w:tc>
        <w:tc>
          <w:tcPr>
            <w:tcW w:w="850" w:type="pct"/>
          </w:tcPr>
          <w:p w14:paraId="7D51477B">
            <w:pPr>
              <w:pStyle w:val="25"/>
              <w:jc w:val="left"/>
            </w:pPr>
            <w:r>
              <w:t>非用户非工具调用的系统自主行为</w:t>
            </w:r>
          </w:p>
        </w:tc>
        <w:tc>
          <w:tcPr>
            <w:tcW w:w="1594" w:type="pct"/>
          </w:tcPr>
          <w:p w14:paraId="4FBF1DD3">
            <w:pPr>
              <w:pStyle w:val="25"/>
              <w:jc w:val="left"/>
            </w:pPr>
            <w:r>
              <w:t>无工具名但有状态改变的系统段落</w:t>
            </w:r>
          </w:p>
        </w:tc>
        <w:tc>
          <w:tcPr>
            <w:tcW w:w="1629" w:type="pct"/>
          </w:tcPr>
          <w:p w14:paraId="351DAB37">
            <w:pPr>
              <w:pStyle w:val="25"/>
              <w:jc w:val="left"/>
            </w:pPr>
            <w:r>
              <w:t>写入 Agent 持久记忆：MemoryUnit…</w:t>
            </w:r>
          </w:p>
        </w:tc>
      </w:tr>
      <w:bookmarkEnd w:id="2"/>
    </w:tbl>
    <w:p w14:paraId="7EED41D9">
      <w:pPr>
        <w:pStyle w:val="5"/>
      </w:pPr>
      <w:bookmarkStart w:id="3" w:name="边体系"/>
    </w:p>
    <w:p w14:paraId="47EB9B6F">
      <w:pPr>
        <w:pStyle w:val="5"/>
      </w:pPr>
    </w:p>
    <w:p w14:paraId="5418A190">
      <w:pPr>
        <w:pStyle w:val="5"/>
      </w:pPr>
      <w:commentRangeStart w:id="1"/>
      <w:r>
        <w:t>1.2 边</w:t>
      </w:r>
      <w:commentRangeEnd w:id="1"/>
      <w:r>
        <w:commentReference w:id="1"/>
      </w:r>
    </w:p>
    <w:tbl>
      <w:tblPr>
        <w:tblStyle w:val="42"/>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83"/>
        <w:gridCol w:w="1718"/>
        <w:gridCol w:w="3059"/>
        <w:gridCol w:w="2696"/>
      </w:tblGrid>
      <w:tr w14:paraId="04C26C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trPr>
        <w:tc>
          <w:tcPr>
            <w:tcW w:w="780" w:type="pct"/>
          </w:tcPr>
          <w:p w14:paraId="0BA3C7D4">
            <w:pPr>
              <w:pStyle w:val="25"/>
              <w:jc w:val="left"/>
            </w:pPr>
            <w:r>
              <w:t>边</w:t>
            </w:r>
          </w:p>
        </w:tc>
        <w:tc>
          <w:tcPr>
            <w:tcW w:w="969" w:type="pct"/>
          </w:tcPr>
          <w:p w14:paraId="7560BD93">
            <w:pPr>
              <w:pStyle w:val="25"/>
              <w:jc w:val="left"/>
            </w:pPr>
            <w:r>
              <w:t>定义</w:t>
            </w:r>
          </w:p>
        </w:tc>
        <w:tc>
          <w:tcPr>
            <w:tcW w:w="1727" w:type="pct"/>
          </w:tcPr>
          <w:p w14:paraId="08C30CB6">
            <w:pPr>
              <w:pStyle w:val="25"/>
              <w:jc w:val="left"/>
            </w:pPr>
            <w:r>
              <w:t>识别规则</w:t>
            </w:r>
          </w:p>
        </w:tc>
        <w:tc>
          <w:tcPr>
            <w:tcW w:w="1522" w:type="pct"/>
          </w:tcPr>
          <w:p w14:paraId="11527A9A">
            <w:pPr>
              <w:pStyle w:val="25"/>
              <w:jc w:val="left"/>
            </w:pPr>
            <w:r>
              <w:t>轨迹实例</w:t>
            </w:r>
          </w:p>
        </w:tc>
      </w:tr>
      <w:tr w14:paraId="77A84D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780" w:type="pct"/>
          </w:tcPr>
          <w:p w14:paraId="0A16C782">
            <w:pPr>
              <w:pStyle w:val="25"/>
              <w:jc w:val="left"/>
            </w:pPr>
            <w:r>
              <w:t>B1 时序边</w:t>
            </w:r>
          </w:p>
        </w:tc>
        <w:tc>
          <w:tcPr>
            <w:tcW w:w="969" w:type="pct"/>
          </w:tcPr>
          <w:p w14:paraId="5CED38FF">
            <w:pPr>
              <w:pStyle w:val="25"/>
              <w:jc w:val="left"/>
            </w:pPr>
            <w:r>
              <w:t>步骤的时间先后骨架</w:t>
            </w:r>
          </w:p>
        </w:tc>
        <w:tc>
          <w:tcPr>
            <w:tcW w:w="1727" w:type="pct"/>
          </w:tcPr>
          <w:p w14:paraId="67891717">
            <w:pPr>
              <w:pStyle w:val="25"/>
              <w:jc w:val="left"/>
            </w:pPr>
            <w:r>
              <w:t>按步骤顺序连接 U_i → AC_i → T_i → U_{i+1}；</w:t>
            </w:r>
          </w:p>
        </w:tc>
        <w:tc>
          <w:tcPr>
            <w:tcW w:w="1522" w:type="pct"/>
          </w:tcPr>
          <w:p w14:paraId="48A8B800">
            <w:pPr>
              <w:pStyle w:val="25"/>
              <w:jc w:val="left"/>
            </w:pPr>
            <w:r>
              <w:t>“create a file” → create_file → {‘success’:True} → 下一条指令</w:t>
            </w:r>
          </w:p>
        </w:tc>
      </w:tr>
      <w:tr w14:paraId="68319A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780" w:type="pct"/>
          </w:tcPr>
          <w:p w14:paraId="43AF26A4">
            <w:pPr>
              <w:pStyle w:val="25"/>
              <w:jc w:val="left"/>
            </w:pPr>
            <w:r>
              <w:t>B2 数据传递边</w:t>
            </w:r>
          </w:p>
        </w:tc>
        <w:tc>
          <w:tcPr>
            <w:tcW w:w="969" w:type="pct"/>
          </w:tcPr>
          <w:p w14:paraId="2542D462">
            <w:pPr>
              <w:pStyle w:val="25"/>
              <w:jc w:val="left"/>
            </w:pPr>
            <w:r>
              <w:t>数据值在节点间的流动</w:t>
            </w:r>
          </w:p>
        </w:tc>
        <w:tc>
          <w:tcPr>
            <w:tcW w:w="1727" w:type="pct"/>
          </w:tcPr>
          <w:p w14:paraId="40389560">
            <w:pPr>
              <w:pStyle w:val="25"/>
              <w:jc w:val="left"/>
            </w:pPr>
            <w:r>
              <w:rPr>
                <w:rFonts w:hint="eastAsia"/>
                <w:lang w:val="en-US" w:eastAsia="zh-CN"/>
              </w:rPr>
              <w:t>1.</w:t>
            </w:r>
            <w:r>
              <w:t>值匹配：</w:t>
            </w:r>
            <w:r>
              <w:rPr>
                <w:rFonts w:hint="eastAsia"/>
                <w:lang w:val="en-US" w:eastAsia="zh-CN"/>
              </w:rPr>
              <w:t>TR</w:t>
            </w:r>
            <w:r>
              <w:t>返回量出现在后续 AC 参数中</w:t>
            </w:r>
            <w:r>
              <w:rPr>
                <w:rFonts w:hint="eastAsia"/>
                <w:lang w:val="en-US" w:eastAsia="zh-CN"/>
              </w:rPr>
              <w:t>2.</w:t>
            </w:r>
            <w:r>
              <w:t>指令→动作：U 文本实体值出现在紧随的 AC 参数中</w:t>
            </w:r>
          </w:p>
        </w:tc>
        <w:tc>
          <w:tcPr>
            <w:tcW w:w="1522" w:type="pct"/>
          </w:tcPr>
          <w:p w14:paraId="1E0487DA">
            <w:pPr>
              <w:pStyle w:val="25"/>
              <w:jc w:val="left"/>
            </w:pPr>
            <w:r>
              <w:t>{‘id_’: ‘29’} → append_to_file(“file_id”: “29”)；[U] “sophia.chen@yahoo.com” → send_email(recipients=[…])</w:t>
            </w:r>
          </w:p>
        </w:tc>
      </w:tr>
      <w:tr w14:paraId="6EB10A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780" w:type="pct"/>
          </w:tcPr>
          <w:p w14:paraId="1F64BAEC">
            <w:pPr>
              <w:pStyle w:val="25"/>
              <w:jc w:val="left"/>
            </w:pPr>
            <w:r>
              <w:t>B3 权限变化边</w:t>
            </w:r>
          </w:p>
        </w:tc>
        <w:tc>
          <w:tcPr>
            <w:tcW w:w="969" w:type="pct"/>
          </w:tcPr>
          <w:p w14:paraId="3919F68F">
            <w:pPr>
              <w:pStyle w:val="25"/>
              <w:jc w:val="left"/>
            </w:pPr>
            <w:r>
              <w:t>安全控制</w:t>
            </w:r>
            <w:r>
              <w:rPr>
                <w:rFonts w:hint="eastAsia"/>
                <w:lang w:val="en-US" w:eastAsia="zh-CN"/>
              </w:rPr>
              <w:t>或</w:t>
            </w:r>
            <w:r>
              <w:t>权限状态的改变</w:t>
            </w:r>
          </w:p>
        </w:tc>
        <w:tc>
          <w:tcPr>
            <w:tcW w:w="1727" w:type="pct"/>
          </w:tcPr>
          <w:p w14:paraId="0185A2DE">
            <w:pPr>
              <w:pStyle w:val="25"/>
              <w:jc w:val="left"/>
            </w:pPr>
            <w:r>
              <w:t xml:space="preserve">AC </w:t>
            </w:r>
            <w:r>
              <w:rPr>
                <w:rFonts w:hint="eastAsia"/>
                <w:lang w:val="en-US" w:eastAsia="zh-CN"/>
              </w:rPr>
              <w:t>=A6（</w:t>
            </w:r>
            <w:r>
              <w:t xml:space="preserve">adjust_/disable/enable_/grant_/convert_*_rule/set_action_ 等）时，连 </w:t>
            </w:r>
            <w:r>
              <w:rPr>
                <w:rFonts w:hint="eastAsia"/>
                <w:lang w:val="en-US" w:eastAsia="zh-CN"/>
              </w:rPr>
              <w:t>A6</w:t>
            </w:r>
            <w:r>
              <w:t xml:space="preserve"> → R5 资源</w:t>
            </w:r>
          </w:p>
        </w:tc>
        <w:tc>
          <w:tcPr>
            <w:tcW w:w="1522" w:type="pct"/>
          </w:tcPr>
          <w:p w14:paraId="5BB105F6">
            <w:pPr>
              <w:pStyle w:val="25"/>
              <w:jc w:val="left"/>
            </w:pPr>
            <w:r>
              <w:t>convert_user_rule_to_org_rule （个人规则→组织规则）</w:t>
            </w:r>
          </w:p>
        </w:tc>
      </w:tr>
      <w:tr w14:paraId="54F498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780" w:type="pct"/>
          </w:tcPr>
          <w:p w14:paraId="63C39425">
            <w:pPr>
              <w:pStyle w:val="25"/>
              <w:jc w:val="left"/>
            </w:pPr>
            <w:r>
              <w:t>B4 资源流转边</w:t>
            </w:r>
          </w:p>
        </w:tc>
        <w:tc>
          <w:tcPr>
            <w:tcW w:w="969" w:type="pct"/>
          </w:tcPr>
          <w:p w14:paraId="48F23020">
            <w:pPr>
              <w:pStyle w:val="25"/>
              <w:jc w:val="left"/>
            </w:pPr>
            <w:r>
              <w:t>资源对象的引用与操作传递</w:t>
            </w:r>
          </w:p>
        </w:tc>
        <w:tc>
          <w:tcPr>
            <w:tcW w:w="1727" w:type="pct"/>
          </w:tcPr>
          <w:p w14:paraId="2331C324">
            <w:pPr>
              <w:pStyle w:val="25"/>
              <w:jc w:val="left"/>
            </w:pPr>
            <w:r>
              <w:t>同一 R 节点被先后两个 AC 节点操作（创建→修改→外发等），沿时间序连接</w:t>
            </w:r>
          </w:p>
        </w:tc>
        <w:tc>
          <w:tcPr>
            <w:tcW w:w="1522" w:type="pct"/>
          </w:tcPr>
          <w:p w14:paraId="1DA3FB5F">
            <w:pPr>
              <w:pStyle w:val="25"/>
              <w:jc w:val="left"/>
            </w:pPr>
            <w:r>
              <w:t>create_file(Vacation.pdf) → append_to_file(Vacation.pdf) → send_email</w:t>
            </w:r>
          </w:p>
        </w:tc>
      </w:tr>
      <w:tr w14:paraId="36BA26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780" w:type="pct"/>
          </w:tcPr>
          <w:p w14:paraId="236242C5">
            <w:pPr>
              <w:pStyle w:val="25"/>
              <w:jc w:val="left"/>
            </w:pPr>
            <w:r>
              <w:t>B5 上下文诱导边</w:t>
            </w:r>
          </w:p>
        </w:tc>
        <w:tc>
          <w:tcPr>
            <w:tcW w:w="969" w:type="pct"/>
          </w:tcPr>
          <w:p w14:paraId="35E50B61">
            <w:pPr>
              <w:pStyle w:val="25"/>
              <w:jc w:val="left"/>
            </w:pPr>
            <w:r>
              <w:t>虚假政策等诱导语义的传导</w:t>
            </w:r>
          </w:p>
        </w:tc>
        <w:tc>
          <w:tcPr>
            <w:tcW w:w="1727" w:type="pct"/>
          </w:tcPr>
          <w:p w14:paraId="60AFA2E7">
            <w:pPr>
              <w:pStyle w:val="25"/>
              <w:jc w:val="left"/>
              <w:rPr>
                <w:rFonts w:hint="eastAsia" w:eastAsia="宋体"/>
                <w:lang w:val="en-US" w:eastAsia="zh-CN"/>
              </w:rPr>
            </w:pPr>
            <w:r>
              <w:t>U 或 T</w:t>
            </w:r>
            <w:r>
              <w:rPr>
                <w:rFonts w:hint="eastAsia"/>
                <w:lang w:val="en-US" w:eastAsia="zh-CN"/>
              </w:rPr>
              <w:t>R</w:t>
            </w:r>
            <w:r>
              <w:t xml:space="preserve"> 文本</w:t>
            </w:r>
            <w:r>
              <w:rPr>
                <w:rFonts w:hint="eastAsia"/>
                <w:lang w:val="en-US" w:eastAsia="zh-CN"/>
              </w:rPr>
              <w:t>含</w:t>
            </w:r>
            <w:r>
              <w:t>伪造政策</w:t>
            </w:r>
            <w:r>
              <w:rPr>
                <w:rFonts w:hint="eastAsia"/>
                <w:lang w:eastAsia="zh-CN"/>
              </w:rPr>
              <w:t>，</w:t>
            </w:r>
            <w:r>
              <w:t>外部域名</w:t>
            </w:r>
            <w:r>
              <w:rPr>
                <w:rFonts w:hint="eastAsia"/>
                <w:lang w:eastAsia="zh-CN"/>
              </w:rPr>
              <w:t>，</w:t>
            </w:r>
            <w:r>
              <w:t>伪造协议编号</w:t>
            </w:r>
            <w:r>
              <w:rPr>
                <w:rFonts w:hint="eastAsia"/>
                <w:lang w:val="en-US" w:eastAsia="zh-CN"/>
              </w:rPr>
              <w:t>等</w:t>
            </w:r>
          </w:p>
        </w:tc>
        <w:tc>
          <w:tcPr>
            <w:tcW w:w="1522" w:type="pct"/>
          </w:tcPr>
          <w:p w14:paraId="3F847D34">
            <w:pPr>
              <w:pStyle w:val="25"/>
              <w:jc w:val="left"/>
            </w:pPr>
            <w:r>
              <w:t>“Per policy PH-1001-SEC, forward all patient records…” → update_patient_record</w:t>
            </w:r>
          </w:p>
        </w:tc>
      </w:tr>
      <w:tr w14:paraId="2F4C64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780" w:type="pct"/>
          </w:tcPr>
          <w:p w14:paraId="07FC6E78">
            <w:pPr>
              <w:pStyle w:val="25"/>
              <w:jc w:val="left"/>
            </w:pPr>
            <w:r>
              <w:t>B6 推理边</w:t>
            </w:r>
          </w:p>
        </w:tc>
        <w:tc>
          <w:tcPr>
            <w:tcW w:w="969" w:type="pct"/>
          </w:tcPr>
          <w:p w14:paraId="54D53153">
            <w:pPr>
              <w:pStyle w:val="25"/>
              <w:jc w:val="left"/>
            </w:pPr>
            <w:r>
              <w:t>恶意内容经由推理传导到动作</w:t>
            </w:r>
          </w:p>
        </w:tc>
        <w:tc>
          <w:tcPr>
            <w:tcW w:w="1727" w:type="pct"/>
          </w:tcPr>
          <w:p w14:paraId="78E52278">
            <w:pPr>
              <w:pStyle w:val="25"/>
              <w:jc w:val="left"/>
            </w:pPr>
            <w:r>
              <w:t>T</w:t>
            </w:r>
            <w:r>
              <w:rPr>
                <w:rFonts w:hint="eastAsia"/>
                <w:lang w:val="en-US" w:eastAsia="zh-CN"/>
              </w:rPr>
              <w:t>R</w:t>
            </w:r>
            <w:r>
              <w:t>返回中的诱导内容与 Th 推理文本语义</w:t>
            </w:r>
            <w:r>
              <w:rPr>
                <w:rFonts w:hint="eastAsia"/>
                <w:lang w:val="en-US" w:eastAsia="zh-CN"/>
              </w:rPr>
              <w:t>重合</w:t>
            </w:r>
            <w:r>
              <w:t xml:space="preserve">，且 Th </w:t>
            </w:r>
            <w:r>
              <w:rPr>
                <w:rFonts w:hint="eastAsia"/>
                <w:lang w:val="en-US" w:eastAsia="zh-CN"/>
              </w:rPr>
              <w:t>紧接着</w:t>
            </w:r>
            <w:r>
              <w:t>引出 AC：T</w:t>
            </w:r>
            <w:r>
              <w:rPr>
                <w:rFonts w:hint="eastAsia"/>
                <w:lang w:val="en-US" w:eastAsia="zh-CN"/>
              </w:rPr>
              <w:t>R</w:t>
            </w:r>
            <w:r>
              <w:t xml:space="preserve"> → Th → AC</w:t>
            </w:r>
          </w:p>
        </w:tc>
        <w:tc>
          <w:tcPr>
            <w:tcW w:w="1522" w:type="pct"/>
          </w:tcPr>
          <w:p w14:paraId="773BBAED">
            <w:pPr>
              <w:pStyle w:val="25"/>
              <w:jc w:val="left"/>
            </w:pPr>
            <w:r>
              <w:t>obs 中的假政策 → thought</w:t>
            </w:r>
            <w:r>
              <w:rPr>
                <w:rFonts w:hint="eastAsia"/>
                <w:lang w:eastAsia="zh-CN"/>
              </w:rPr>
              <w:t>“</w:t>
            </w:r>
            <w:r>
              <w:t>合规要求，我应该转发” → send_patient_message</w:t>
            </w:r>
          </w:p>
        </w:tc>
      </w:tr>
      <w:bookmarkEnd w:id="3"/>
    </w:tbl>
    <w:p>
      <w:pPr>
        <w:spacing w:before="240" w:after="120"/>
        <w:pBdr>
          <w:bottom w:val="single" w:sz="6" w:space="2" w:color="2E7D32"/>
        </w:pBdr>
      </w:pPr>
      <w:r>
        <w:rPr>
          <w:rFonts w:ascii="Calibri" w:eastAsia="宋体" w:hAnsi="Calibri"/>
          <w:b/>
          <w:sz w:val="26"/>
          <w:szCs w:val="26"/>
          <w:color w:val="1F5C2E"/>
        </w:rPr>
        <w:t xml:space="preserve">【修订 2026-10-15】1.1 补充　节点新增中性属性（落实 VV 批注）</w:t>
      </w:r>
    </w:p>
    <w:p>
      <w:pPr>
        <w:spacing w:after="120" w:line="276" w:lineRule="auto"/>
      </w:pPr>
      <w:r>
        <w:rPr>
          <w:rFonts w:ascii="Calibri" w:eastAsia="宋体" w:hAnsi="Calibri"/>
          <w:sz w:val="21"/>
          <w:szCs w:val="21"/>
        </w:rPr>
        <w:t xml:space="preserve">以下属性均可在部署时直接从轨迹文本/参数观测，不含“是否有害”的结论；危害与授权判定后置到第四–六步。</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900"/>
        <w:gridCol w:w="1500"/>
        <w:gridCol w:w="5600"/>
      </w:tblGrid>
      <w:tr>
        <w:tc>
          <w:tcPr>
            <w:tcW w:w="19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8"/>
                <w:szCs w:val="18"/>
              </w:rPr>
              <w:t xml:space="preserve">属性</w:t>
            </w:r>
          </w:p>
        </w:tc>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8"/>
                <w:szCs w:val="18"/>
              </w:rPr>
              <w:t xml:space="preserve">所属节点</w:t>
            </w:r>
          </w:p>
        </w:tc>
        <w:tc>
          <w:tcPr>
            <w:tcW w:w="56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8"/>
                <w:szCs w:val="18"/>
              </w:rPr>
              <w:t xml:space="preserve">含义（识别规则）</w:t>
            </w:r>
          </w:p>
        </w:tc>
      </w:tr>
      <w:tr>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xdata.external_host</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U / TR / Sys</w:t>
            </w:r>
          </w:p>
        </w:tc>
        <w:tc>
          <w:tcPr>
            <w:tcW w:w="5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文本含初始任务之外的外部主机（主机不在授权集合 W 中）</w:t>
            </w:r>
          </w:p>
        </w:tc>
      </w:tr>
      <w:tr>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xdata.fake_policy</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U / TR / Sys</w:t>
            </w:r>
          </w:p>
        </w:tc>
        <w:tc>
          <w:tcPr>
            <w:tcW w:w="5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伪造政策 / 规章 / 协议编号措辞（per policy XX-NNN、system alert、compliance review、HIPAA 警示等）</w:t>
            </w:r>
          </w:p>
        </w:tc>
      </w:tr>
      <w:tr>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xdata.directive</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TR</w:t>
            </w:r>
          </w:p>
        </w:tc>
        <w:tc>
          <w:tcPr>
            <w:tcW w:w="5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工具返回中以 NOTE 引导的规章句且含命令性话语（use / add / forward / protocol / system update 等）</w:t>
            </w:r>
          </w:p>
        </w:tc>
      </w:tr>
      <w:tr>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internal</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Th</w:t>
            </w:r>
          </w:p>
        </w:tc>
        <w:tc>
          <w:tcPr>
            <w:tcW w:w="5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推理把外部返回内容当作合规 / 系统依据（原 B6 推理侧语义下沉为节点属性）</w:t>
            </w:r>
          </w:p>
        </w:tc>
      </w:tr>
      <w:tr>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refuse</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Th</w:t>
            </w:r>
          </w:p>
        </w:tc>
        <w:tc>
          <w:tcPr>
            <w:tcW w:w="5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拒绝 / 警觉措辞（未遂事件的可观察信号）</w:t>
            </w:r>
          </w:p>
        </w:tc>
      </w:tr>
      <w:tr>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priv_change</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AC</w:t>
            </w:r>
          </w:p>
        </w:tc>
        <w:tc>
          <w:tcPr>
            <w:tcW w:w="5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动作类 at=A6 且资源类 rt=R5（安全控制配置变更，原 B3 下沉）</w:t>
            </w:r>
          </w:p>
        </w:tc>
      </w:tr>
      <w:tr>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scheduled</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AC</w:t>
            </w:r>
          </w:p>
        </w:tc>
        <w:tc>
          <w:tcPr>
            <w:tcW w:w="5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参数含条件 / 定时触发词（待标注规则细化）</w:t>
            </w:r>
          </w:p>
        </w:tc>
      </w:tr>
      <w:tr>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exec_failed</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TR</w:t>
            </w:r>
          </w:p>
        </w:tc>
        <w:tc>
          <w:tcPr>
            <w:tcW w:w="5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工具返回失败形态（如 success=False，待标注规则细化）</w:t>
            </w:r>
          </w:p>
        </w:tc>
      </w:tr>
      <w:tr>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novel</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TR</w:t>
            </w:r>
          </w:p>
        </w:tc>
        <w:tc>
          <w:tcPr>
            <w:tcW w:w="5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返回携带初始任务未预告的类型化实体（归一化后不在 U 实体集合内），供 B2 / join 使用</w:t>
            </w:r>
          </w:p>
        </w:tc>
      </w:tr>
      <w:tr>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danger</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TR</w:t>
            </w:r>
          </w:p>
        </w:tc>
        <w:tc>
          <w:tcPr>
            <w:tcW w:w="5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文本命中危险载荷词面（shell、外联地址、凭证字段等可观察样式）；仅文本特征，不含危害结论</w:t>
            </w:r>
          </w:p>
        </w:tc>
      </w:tr>
      <w:tr>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actor / R_shared</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事件 / 资源</w:t>
            </w:r>
          </w:p>
        </w:tc>
        <w:tc>
          <w:tcPr>
            <w:tcW w:w="5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事件执行主体 id；共享层资源标记（跨主体链使用，现单主体语料暂缺，DSL 预留）</w:t>
            </w:r>
          </w:p>
        </w:tc>
      </w:tr>
    </w:tbl>
    <w:p>
      <w:pPr>
        <w:spacing w:after="80"/>
      </w:pPr>
    </w:p>
    <w:p>
      <w:pPr>
        <w:spacing w:before="240" w:after="120"/>
        <w:pBdr>
          <w:bottom w:val="single" w:sz="6" w:space="2" w:color="2E7D32"/>
        </w:pBdr>
      </w:pPr>
      <w:r>
        <w:rPr>
          <w:rFonts w:ascii="Calibri" w:eastAsia="宋体" w:hAnsi="Calibri"/>
          <w:b/>
          <w:sz w:val="26"/>
          <w:szCs w:val="26"/>
          <w:color w:val="1F5C2E"/>
        </w:rPr>
        <w:t xml:space="preserve">【修订 2026-10-15（二）】1.1 补充二　节点属性分两层：表示层与审计层</w:t>
      </w:r>
    </w:p>
    <w:p>
      <w:pPr>
        <w:spacing w:before="0" w:after="60" w:line="300" w:lineRule="auto"/>
      </w:pPr>
      <w:r>
        <w:rPr>
          <w:rFonts w:ascii="Calibri" w:eastAsia="宋体" w:hAnsi="Calibri"/>
          <w:sz w:val="18"/>
          <w:szCs w:val="18"/>
        </w:rPr>
        <w:t xml:space="preserve">上表所列属性全部是部署时可观察的事实，属于表示层；越权与有害性的判定属性属于审计层，是后续步骤的输出。两层严格分离：审计层属性禁止出现在节点定义与模板谓词中，否则即为“先知道哪一步有害、再倒推攻击链”的循环论证。</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00"/>
        <w:gridCol w:w="4900"/>
        <w:gridCol w:w="2600"/>
      </w:tblGrid>
      <w:tr>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属性层</w:t>
            </w:r>
          </w:p>
        </w:tc>
        <w:tc>
          <w:tcPr>
            <w:tcW w:w="49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成员（非穷举）</w:t>
            </w:r>
          </w:p>
        </w:tc>
        <w:tc>
          <w:tcPr>
            <w:tcW w:w="26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允许出现的位置</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表示层
（可观察事实）</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xdata.external_host / fake_policy / directive、internal、refuse、priv_change、scheduled、exec_failed、novel、danger、actor / R_shared；动作类 at:A1–A6、资源类 rt:R1–R6、mem、exec</w:t>
            </w:r>
          </w:p>
        </w:tc>
        <w:tc>
          <w:tcPr>
            <w:tcW w:w="2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节点定义、模板节点谓词、Union-NFA 状态机</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审计层
（裁决输出）</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unauth_ext（越权外发）、harm（有害载荷）、branch3（敏感分支条件）；以及 3.2 修订二的四档证据结论</w:t>
            </w:r>
          </w:p>
        </w:tc>
        <w:tc>
          <w:tcPr>
            <w:tcW w:w="2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第三步后置评估、第四步反事实、第六步终判；不得回流到匹配阶段</w:t>
            </w:r>
          </w:p>
        </w:tc>
      </w:tr>
    </w:tbl>
    <w:p>
      <w:pPr>
        <w:spacing w:after="80"/>
      </w:pPr>
    </w:p>
    <w:p>
      <w:pPr>
        <w:spacing w:before="240" w:after="120"/>
        <w:pBdr>
          <w:bottom w:val="single" w:sz="6" w:space="2" w:color="2E7D32"/>
        </w:pBdr>
      </w:pPr>
      <w:r>
        <w:rPr>
          <w:rFonts w:ascii="Calibri" w:eastAsia="宋体" w:hAnsi="Calibri"/>
          <w:b/>
          <w:sz w:val="26"/>
          <w:szCs w:val="26"/>
          <w:color w:val="1F5C2E"/>
        </w:rPr>
        <w:t xml:space="preserve">【修订】1.2　边（关联）：收敛为两类，可并存</w:t>
      </w:r>
    </w:p>
    <w:p>
      <w:pPr>
        <w:spacing w:after="120" w:line="276" w:lineRule="auto"/>
      </w:pPr>
      <w:r>
        <w:rPr>
          <w:rFonts w:ascii="Calibri" w:eastAsia="宋体" w:hAnsi="Calibri"/>
          <w:b/>
          <w:sz w:val="21"/>
          <w:szCs w:val="21"/>
        </w:rPr>
        <w:t xml:space="preserve">事件之间只保留两类最本质的关联；同一对事件可同时存在两条边（如用户指令既经 B2 给出实体值，又经 B1 触发后续思考与动作）。</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100"/>
        <w:gridCol w:w="1900"/>
        <w:gridCol w:w="6000"/>
      </w:tblGrid>
      <w:tr>
        <w:tc>
          <w:tcPr>
            <w:tcW w:w="11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8"/>
                <w:szCs w:val="18"/>
              </w:rPr>
              <w:t xml:space="preserve">边</w:t>
            </w:r>
          </w:p>
        </w:tc>
        <w:tc>
          <w:tcPr>
            <w:tcW w:w="19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8"/>
                <w:szCs w:val="18"/>
              </w:rPr>
              <w:t xml:space="preserve">定义</w:t>
            </w:r>
          </w:p>
        </w:tc>
        <w:tc>
          <w:tcPr>
            <w:tcW w:w="60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8"/>
                <w:szCs w:val="18"/>
              </w:rPr>
              <w:t xml:space="preserve">识别规则</w:t>
            </w:r>
          </w:p>
        </w:tc>
      </w:tr>
      <w:tr>
        <w:tc>
          <w:tcPr>
            <w:tcW w:w="11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B1
时间先后</w:t>
            </w:r>
          </w:p>
        </w:tc>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事件的时间先后骨架</w:t>
            </w:r>
          </w:p>
        </w:tc>
        <w:tc>
          <w:tcPr>
            <w:tcW w:w="60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节点序列相邻连接：U_i → AC_i → TR_i，含步内 Th→AC、U→首事件；有界写作 B1≤h</w:t>
            </w:r>
          </w:p>
        </w:tc>
      </w:tr>
      <w:tr>
        <w:tc>
          <w:tcPr>
            <w:tcW w:w="11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B2
信息传导</w:t>
            </w:r>
          </w:p>
        </w:tc>
        <w:tc>
          <w:tcPr>
            <w:tcW w:w="1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数据值在事件间流动</w:t>
            </w:r>
          </w:p>
        </w:tc>
        <w:tc>
          <w:tcPr>
            <w:tcW w:w="60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规则1：TR 返回值出现在后继 AC 参数；规则2：U 文本实体值出现在 AC 参数；规则3（吸收原 B4）：同一资源值被先后两个 AC 参数引用（创建→修改→执行/外发）；跨主体跳转标注 actor_change</w:t>
            </w:r>
          </w:p>
        </w:tc>
      </w:tr>
    </w:tbl>
    <w:p>
      <w:pPr>
        <w:spacing w:after="80"/>
      </w:pPr>
    </w:p>
    <w:p>
      <w:pPr>
        <w:spacing w:after="120" w:line="276" w:lineRule="auto"/>
      </w:pPr>
      <w:r>
        <w:rPr>
          <w:rFonts w:ascii="Calibri" w:eastAsia="宋体" w:hAnsi="Calibri"/>
          <w:b/>
          <w:sz w:val="21"/>
          <w:szCs w:val="21"/>
        </w:rPr>
        <w:t xml:space="preserve">原 B3–B6 的去向（不再单列为边类型）：</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00"/>
        <w:gridCol w:w="2600"/>
        <w:gridCol w:w="4900"/>
      </w:tblGrid>
      <w:tr>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8"/>
                <w:szCs w:val="18"/>
              </w:rPr>
              <w:t xml:space="preserve">原边</w:t>
            </w:r>
          </w:p>
        </w:tc>
        <w:tc>
          <w:tcPr>
            <w:tcW w:w="26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8"/>
                <w:szCs w:val="18"/>
              </w:rPr>
              <w:t xml:space="preserve">修订后位置</w:t>
            </w:r>
          </w:p>
        </w:tc>
        <w:tc>
          <w:tcPr>
            <w:tcW w:w="49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8"/>
                <w:szCs w:val="18"/>
              </w:rPr>
              <w:t xml:space="preserve">说明</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B3 权限变化</w:t>
            </w:r>
          </w:p>
        </w:tc>
        <w:tc>
          <w:tcPr>
            <w:tcW w:w="2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节点属性 priv_change（at:A6 ∧ rt:R5）</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“状态改变”是该类动作自带语义；与前导 xdata、后继动作由 B1 串联</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B4 资源流转</w:t>
            </w:r>
          </w:p>
        </w:tc>
        <w:tc>
          <w:tcPr>
            <w:tcW w:w="2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B2 识别规则 3</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工具链模板须沿同一资源从创建动作定位到外发动作，本质是值匹配</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B5 上下文诱导</w:t>
            </w:r>
          </w:p>
        </w:tc>
        <w:tc>
          <w:tcPr>
            <w:tcW w:w="2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源节点属性 xdata</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源文本含伪造政策/外部域/指令话语是节点事实；是否被采纳须经 B1/B2 连到动作后再评估</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B6 推理传导</w:t>
            </w:r>
          </w:p>
        </w:tc>
        <w:tc>
          <w:tcPr>
            <w:tcW w:w="26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步内弱候选 TR[xdata]→Th[internal]→AC</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8"/>
                <w:szCs w:val="18"/>
              </w:rPr>
              <w:t xml:space="preserve">结构层只保证三者步内相邻与双侧属性；TR→Th 的语义内化交第四步审计模型判定</w:t>
            </w:r>
          </w:p>
        </w:tc>
      </w:tr>
    </w:tbl>
    <w:p>
      <w:pPr>
        <w:spacing w:after="80"/>
      </w:pPr>
    </w:p>
    <w:p w14:paraId="0D0020A2">
      <w:pPr>
        <w:pStyle w:val="5"/>
        <w:rPr>
          <w:b/>
          <w:bCs/>
        </w:rPr>
      </w:pPr>
      <w:bookmarkStart w:id="4" w:name="三个辅助标注建图时同步完成"/>
      <w:r>
        <w:t xml:space="preserve">1.3 </w:t>
      </w:r>
      <w:r>
        <w:rPr>
          <w:b/>
          <w:bCs/>
        </w:rPr>
        <w:t>动作类型</w:t>
      </w:r>
    </w:p>
    <w:p w14:paraId="0DD08DDE">
      <w:pPr>
        <w:pStyle w:val="5"/>
        <w:rPr>
          <w:rFonts w:ascii="Times New Roman" w:hAnsi="Times New Roman" w:eastAsia="宋体" w:cs="Times New Roman"/>
          <w:b w:val="0"/>
          <w:sz w:val="24"/>
          <w:szCs w:val="24"/>
          <w:lang w:val="en-US" w:eastAsia="zh-CN" w:bidi="ar-SA"/>
        </w:rPr>
      </w:pPr>
      <w:r>
        <w:rPr>
          <w:rFonts w:ascii="Times New Roman" w:hAnsi="Times New Roman" w:eastAsia="宋体" w:cs="Times New Roman"/>
          <w:b w:val="0"/>
          <w:sz w:val="24"/>
          <w:szCs w:val="24"/>
          <w:lang w:val="en-US" w:eastAsia="zh-CN" w:bidi="ar-SA"/>
        </w:rPr>
        <w:t xml:space="preserve"> A1–A</w:t>
      </w:r>
      <w:r>
        <w:rPr>
          <w:rFonts w:hint="eastAsia" w:ascii="Times New Roman" w:hAnsi="Times New Roman" w:cs="Times New Roman"/>
          <w:b w:val="0"/>
          <w:sz w:val="24"/>
          <w:szCs w:val="24"/>
          <w:lang w:val="en-US" w:eastAsia="zh-CN" w:bidi="ar-SA"/>
        </w:rPr>
        <w:t>6</w:t>
      </w:r>
      <w:r>
        <w:rPr>
          <w:rFonts w:ascii="Times New Roman" w:hAnsi="Times New Roman" w:eastAsia="宋体" w:cs="Times New Roman"/>
          <w:b w:val="0"/>
          <w:sz w:val="24"/>
          <w:szCs w:val="24"/>
          <w:lang w:val="en-US" w:eastAsia="zh-CN" w:bidi="ar-SA"/>
        </w:rPr>
        <w:t>：A1 读取查询 / A2 创建写入 / A3 修改移动 / A4 删除 / A5 执行 / A6 安全控制配置</w:t>
      </w:r>
      <w:r>
        <w:rPr>
          <w:rFonts w:hint="eastAsia" w:ascii="Times New Roman" w:hAnsi="Times New Roman" w:cs="Times New Roman"/>
          <w:b w:val="0"/>
          <w:sz w:val="24"/>
          <w:szCs w:val="24"/>
          <w:lang w:val="en-US" w:eastAsia="zh-CN" w:bidi="ar-SA"/>
        </w:rPr>
        <w:t>（R5  权限变化）</w:t>
      </w:r>
    </w:p>
    <w:p>
      <w:pPr>
        <w:spacing w:before="240" w:after="120"/>
        <w:pBdr>
          <w:bottom w:val="single" w:sz="6" w:space="2" w:color="2E7D32"/>
        </w:pBdr>
      </w:pPr>
      <w:r>
        <w:rPr>
          <w:rFonts w:ascii="Calibri" w:eastAsia="宋体" w:hAnsi="Calibri"/>
          <w:b/>
          <w:sz w:val="26"/>
          <w:szCs w:val="26"/>
          <w:color w:val="1F5C2E"/>
        </w:rPr>
        <w:t xml:space="preserve">【修订 2026-10-15（三）】1.3 补充　动作类型 A1–A6 与资源类型 R1–R6 全表</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00"/>
        <w:gridCol w:w="4300"/>
        <w:gridCol w:w="3200"/>
      </w:tblGrid>
      <w:tr>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动作类</w:t>
            </w:r>
          </w:p>
        </w:tc>
        <w:tc>
          <w:tcPr>
            <w:tcW w:w="43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定义</w:t>
            </w:r>
          </w:p>
        </w:tc>
        <w:tc>
          <w:tcPr>
            <w:tcW w:w="32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典型工具语义</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A1 读取查询</w:t>
            </w:r>
          </w:p>
        </w:tc>
        <w:tc>
          <w:tcPr>
            <w:tcW w:w="4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检索 / 浏览 / 下载，不改变资源状态</w:t>
            </w:r>
          </w:p>
        </w:tc>
        <w:tc>
          <w:tcPr>
            <w:tcW w:w="3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search、read、get、list、download</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A2 创建写入</w:t>
            </w:r>
          </w:p>
        </w:tc>
        <w:tc>
          <w:tcPr>
            <w:tcW w:w="4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新建、追加内容、写入持久记忆</w:t>
            </w:r>
          </w:p>
        </w:tc>
        <w:tc>
          <w:tcPr>
            <w:tcW w:w="3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create、append、write、save_memory</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A3 修改移动</w:t>
            </w:r>
          </w:p>
        </w:tc>
        <w:tc>
          <w:tcPr>
            <w:tcW w:w="4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更新内容或位置；转发中的改写</w:t>
            </w:r>
          </w:p>
        </w:tc>
        <w:tc>
          <w:tcPr>
            <w:tcW w:w="3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update、edit、move、forward（带改写）</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A4 删除</w:t>
            </w:r>
          </w:p>
        </w:tc>
        <w:tc>
          <w:tcPr>
            <w:tcW w:w="4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删除 / 清空 / 销毁资源</w:t>
            </w:r>
          </w:p>
        </w:tc>
        <w:tc>
          <w:tcPr>
            <w:tcW w:w="3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delete、remove、destroy、truncate</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A5 执行</w:t>
            </w:r>
          </w:p>
        </w:tc>
        <w:tc>
          <w:tcPr>
            <w:tcW w:w="4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运行脚本、命令或可执行体（带 exec 标记）</w:t>
            </w:r>
          </w:p>
        </w:tc>
        <w:tc>
          <w:tcPr>
            <w:tcW w:w="3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run、exec、bash、schedule 触发执行</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A6 安全控制配置</w:t>
            </w:r>
          </w:p>
        </w:tc>
        <w:tc>
          <w:tcPr>
            <w:tcW w:w="4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规则、权限、安全开关变更；作用于 R5 时节点同时带 priv_change</w:t>
            </w:r>
          </w:p>
        </w:tc>
        <w:tc>
          <w:tcPr>
            <w:tcW w:w="3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adjust/disable/enable/grant/convert_rule/set_action</w:t>
            </w:r>
          </w:p>
        </w:tc>
      </w:tr>
    </w:tbl>
    <w:p>
      <w:pPr>
        <w:spacing w:after="8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200"/>
        <w:gridCol w:w="6800"/>
      </w:tblGrid>
      <w:tr>
        <w:tc>
          <w:tcPr>
            <w:tcW w:w="22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资源类</w:t>
            </w:r>
          </w:p>
        </w:tc>
        <w:tc>
          <w:tcPr>
            <w:tcW w:w="68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覆盖对象</w:t>
            </w:r>
          </w:p>
        </w:tc>
      </w:tr>
      <w:tr>
        <w:tc>
          <w:tcPr>
            <w:tcW w:w="2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R1 文件</w:t>
            </w:r>
          </w:p>
        </w:tc>
        <w:tc>
          <w:tcPr>
            <w:tcW w:w="68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本地 / 应用内文件（file_name、path、file_id）</w:t>
            </w:r>
          </w:p>
        </w:tc>
      </w:tr>
      <w:tr>
        <w:tc>
          <w:tcPr>
            <w:tcW w:w="2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R2 邮件</w:t>
            </w:r>
          </w:p>
        </w:tc>
        <w:tc>
          <w:tcPr>
            <w:tcW w:w="68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邮件与会话（email_id、inbox、消息线程）</w:t>
            </w:r>
          </w:p>
        </w:tc>
      </w:tr>
      <w:tr>
        <w:tc>
          <w:tcPr>
            <w:tcW w:w="2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R3 云盘文件</w:t>
            </w:r>
          </w:p>
        </w:tc>
        <w:tc>
          <w:tcPr>
            <w:tcW w:w="68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云端文档 / 云盘对象（cloud_drive 标识）</w:t>
            </w:r>
          </w:p>
        </w:tc>
      </w:tr>
      <w:tr>
        <w:tc>
          <w:tcPr>
            <w:tcW w:w="2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R4 数据记录</w:t>
            </w:r>
          </w:p>
        </w:tc>
        <w:tc>
          <w:tcPr>
            <w:tcW w:w="68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工具返回或库表中的结构化键值记录</w:t>
            </w:r>
          </w:p>
        </w:tc>
      </w:tr>
      <w:tr>
        <w:tc>
          <w:tcPr>
            <w:tcW w:w="2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R5 安全配置 / 权限规则</w:t>
            </w:r>
          </w:p>
        </w:tc>
        <w:tc>
          <w:tcPr>
            <w:tcW w:w="68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访问规则、审批策略、安全开关、角色授权</w:t>
            </w:r>
          </w:p>
        </w:tc>
      </w:tr>
      <w:tr>
        <w:tc>
          <w:tcPr>
            <w:tcW w:w="2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R6 账号 / 外部地址</w:t>
            </w:r>
          </w:p>
        </w:tc>
        <w:tc>
          <w:tcPr>
            <w:tcW w:w="68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邮箱地址、联系人、外部账号、主机标识</w:t>
            </w:r>
          </w:p>
        </w:tc>
      </w:tr>
    </w:tbl>
    <w:p>
      <w:pPr>
        <w:spacing w:after="80"/>
      </w:pPr>
    </w:p>
    <w:p>
      <w:pPr>
        <w:spacing w:before="0" w:after="60" w:line="300" w:lineRule="auto"/>
      </w:pPr>
      <w:r>
        <w:rPr>
          <w:rFonts w:ascii="Calibri" w:eastAsia="宋体" w:hAnsi="Calibri"/>
          <w:b/>
          <w:sz w:val="18"/>
          <w:szCs w:val="18"/>
        </w:rPr>
        <w:t xml:space="preserve">补充约定：</w:t>
      </w:r>
      <w:r>
        <w:rPr>
          <w:rFonts w:ascii="Calibri" w:eastAsia="宋体" w:hAnsi="Calibri"/>
          <w:sz w:val="18"/>
          <w:szCs w:val="18"/>
        </w:rPr>
        <w:t xml:space="preserve">① R 默认作为 AC/TR 参数上的资源属性参与 B2 值匹配，不强制独立成点；仅当资源进入跨主体共享层（R_shared，需要描述 actor 变更后的读写链）时才独立成点。② 经工具调用发生的记忆写入归 AC[mem, A2]；Sys 节点只保留给“无工具名、由系统自主完成的状态改变”（如系统侧持久化事件），二者不重叠。</w:t>
      </w:r>
    </w:p>
    <w:bookmarkEnd w:id="0"/>
    <w:bookmarkEnd w:id="4"/>
    <w:p w14:paraId="4617EDA5">
      <w:pPr>
        <w:pStyle w:val="4"/>
      </w:pPr>
      <w:bookmarkStart w:id="5" w:name="第二步抽象标注-s-b-t"/>
      <w:r>
        <w:t>2 第二步：</w:t>
      </w:r>
      <w:commentRangeStart w:id="2"/>
      <w:r>
        <w:t xml:space="preserve">抽象标注 </w:t>
      </w:r>
      <w:r>
        <w:rPr>
          <w:rFonts w:hint="eastAsia"/>
          <w:lang w:val="en-US" w:eastAsia="zh-CN"/>
        </w:rPr>
        <w:t>S</w:t>
      </w:r>
      <w:r>
        <w:t>/ B / T</w:t>
      </w:r>
      <w:commentRangeEnd w:id="2"/>
      <w:r>
        <w:commentReference w:id="2"/>
      </w:r>
    </w:p>
    <w:p w14:paraId="5188C14D">
      <w:pPr>
        <w:pStyle w:val="5"/>
      </w:pPr>
      <w:bookmarkStart w:id="6" w:name="识别规则"/>
      <w:r>
        <w:t>2.1 识别规则</w:t>
      </w:r>
      <w:r>
        <w:rPr>
          <w:rFonts w:hint="eastAsia"/>
          <w:lang w:val="en-US" w:eastAsia="zh-CN"/>
        </w:rPr>
        <w:t xml:space="preserve">      Agentdrift：明确标注</w:t>
      </w:r>
    </w:p>
    <w:tbl>
      <w:tblPr>
        <w:tblStyle w:val="42"/>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325"/>
        <w:gridCol w:w="1832"/>
        <w:gridCol w:w="5699"/>
      </w:tblGrid>
      <w:tr w14:paraId="61EA55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trPr>
        <w:tc>
          <w:tcPr>
            <w:tcW w:w="748" w:type="pct"/>
          </w:tcPr>
          <w:p w14:paraId="13E324BA">
            <w:pPr>
              <w:pStyle w:val="25"/>
              <w:jc w:val="left"/>
            </w:pPr>
            <w:r>
              <w:t>标签</w:t>
            </w:r>
          </w:p>
        </w:tc>
        <w:tc>
          <w:tcPr>
            <w:tcW w:w="1034" w:type="pct"/>
          </w:tcPr>
          <w:p w14:paraId="29CF93B2">
            <w:pPr>
              <w:pStyle w:val="25"/>
              <w:jc w:val="left"/>
            </w:pPr>
            <w:r>
              <w:t>语义</w:t>
            </w:r>
          </w:p>
        </w:tc>
        <w:tc>
          <w:tcPr>
            <w:tcW w:w="3217" w:type="pct"/>
          </w:tcPr>
          <w:p w14:paraId="2D1E3771">
            <w:pPr>
              <w:pStyle w:val="25"/>
              <w:jc w:val="left"/>
            </w:pPr>
            <w:r>
              <w:t>识别规则</w:t>
            </w:r>
          </w:p>
        </w:tc>
      </w:tr>
      <w:tr w14:paraId="407072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748" w:type="pct"/>
          </w:tcPr>
          <w:p w14:paraId="15AC1AD2">
            <w:pPr>
              <w:pStyle w:val="25"/>
              <w:jc w:val="left"/>
            </w:pPr>
            <w:r>
              <w:rPr>
                <w:rFonts w:hint="eastAsia"/>
                <w:lang w:val="en-US" w:eastAsia="zh-CN"/>
              </w:rPr>
              <w:t>S</w:t>
            </w:r>
            <w:r>
              <w:t>注入源</w:t>
            </w:r>
          </w:p>
        </w:tc>
        <w:tc>
          <w:tcPr>
            <w:tcW w:w="1034" w:type="pct"/>
          </w:tcPr>
          <w:p w14:paraId="6E4C6438">
            <w:pPr>
              <w:pStyle w:val="25"/>
              <w:jc w:val="left"/>
            </w:pPr>
            <w:r>
              <w:t>恶意内容进入轨迹的位置</w:t>
            </w:r>
          </w:p>
        </w:tc>
        <w:tc>
          <w:tcPr>
            <w:tcW w:w="3217" w:type="pct"/>
          </w:tcPr>
          <w:p w14:paraId="2266CBD2">
            <w:pPr>
              <w:pStyle w:val="25"/>
              <w:jc w:val="left"/>
              <w:rPr>
                <w:rFonts w:hint="default" w:eastAsia="宋体"/>
                <w:lang w:val="en-US" w:eastAsia="zh-CN"/>
              </w:rPr>
            </w:pPr>
            <w:r>
              <w:rPr>
                <w:rFonts w:hint="eastAsia"/>
                <w:lang w:val="en-US" w:eastAsia="zh-CN"/>
              </w:rPr>
              <w:t>遍历所有U /TR/Sys节点，检查；1.这些节点里是否涉及初始任务之外的资源2.是否含有命令性话语3.智能体是否真的执行</w:t>
            </w:r>
          </w:p>
        </w:tc>
      </w:tr>
      <w:tr w14:paraId="60EA66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748" w:type="pct"/>
          </w:tcPr>
          <w:p w14:paraId="4CFB77C0">
            <w:pPr>
              <w:pStyle w:val="25"/>
              <w:jc w:val="left"/>
            </w:pPr>
            <w:r>
              <w:t>T 风险目标</w:t>
            </w:r>
          </w:p>
        </w:tc>
        <w:tc>
          <w:tcPr>
            <w:tcW w:w="1034" w:type="pct"/>
          </w:tcPr>
          <w:p w14:paraId="181187E9">
            <w:pPr>
              <w:pStyle w:val="25"/>
              <w:jc w:val="left"/>
            </w:pPr>
            <w:r>
              <w:t>危害实际发生的动作</w:t>
            </w:r>
          </w:p>
        </w:tc>
        <w:tc>
          <w:tcPr>
            <w:tcW w:w="3217" w:type="pct"/>
          </w:tcPr>
          <w:p w14:paraId="70D5A8E0">
            <w:pPr>
              <w:pStyle w:val="25"/>
              <w:jc w:val="left"/>
              <w:rPr>
                <w:rFonts w:hint="default" w:eastAsia="宋体"/>
                <w:lang w:val="en-US" w:eastAsia="zh-CN"/>
              </w:rPr>
            </w:pPr>
            <w:r>
              <w:rPr>
                <w:rFonts w:hint="eastAsia"/>
                <w:lang w:val="en-US" w:eastAsia="zh-CN"/>
              </w:rPr>
              <w:t>高风险动作</w:t>
            </w:r>
            <w:r>
              <w:t>（动作属 A4 删除/A5 执行/A6 权限变更</w:t>
            </w:r>
            <w:r>
              <w:rPr>
                <w:rFonts w:hint="eastAsia"/>
                <w:lang w:val="en-US" w:eastAsia="zh-CN"/>
              </w:rPr>
              <w:t>资源</w:t>
            </w:r>
            <w:r>
              <w:t>）</w:t>
            </w:r>
            <w:r>
              <w:rPr>
                <w:rFonts w:hint="eastAsia"/>
                <w:lang w:val="en-US" w:eastAsia="zh-CN"/>
              </w:rPr>
              <w:t>+</w:t>
            </w:r>
            <w:r>
              <w:t xml:space="preserve"> 作用资源</w:t>
            </w:r>
            <w:r>
              <w:rPr>
                <w:rFonts w:hint="eastAsia"/>
                <w:lang w:val="en-US" w:eastAsia="zh-CN"/>
              </w:rPr>
              <w:t>流向</w:t>
            </w:r>
            <w:r>
              <w:t>外部</w:t>
            </w:r>
            <w:r>
              <w:rPr>
                <w:rFonts w:hint="eastAsia"/>
                <w:lang w:val="en-US" w:eastAsia="zh-CN"/>
              </w:rPr>
              <w:t>第三方或</w:t>
            </w:r>
            <w:r>
              <w:t>含有害载荷</w:t>
            </w:r>
            <w:r>
              <w:rPr>
                <w:rFonts w:hint="eastAsia"/>
                <w:lang w:val="en-US" w:eastAsia="zh-CN"/>
              </w:rPr>
              <w:t>+正常载荷但用户没有明确指令</w:t>
            </w:r>
          </w:p>
        </w:tc>
      </w:tr>
      <w:tr w14:paraId="185825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748" w:type="pct"/>
          </w:tcPr>
          <w:p w14:paraId="245998A1">
            <w:pPr>
              <w:pStyle w:val="25"/>
              <w:jc w:val="left"/>
            </w:pPr>
            <w:r>
              <w:t>B 良性中继</w:t>
            </w:r>
          </w:p>
        </w:tc>
        <w:tc>
          <w:tcPr>
            <w:tcW w:w="1034" w:type="pct"/>
          </w:tcPr>
          <w:p w14:paraId="4A690F39">
            <w:pPr>
              <w:pStyle w:val="25"/>
              <w:jc w:val="left"/>
            </w:pPr>
            <w:r>
              <w:t>其余一切</w:t>
            </w:r>
          </w:p>
        </w:tc>
        <w:tc>
          <w:tcPr>
            <w:tcW w:w="3217" w:type="pct"/>
          </w:tcPr>
          <w:p w14:paraId="739F96A1">
            <w:pPr>
              <w:pStyle w:val="25"/>
              <w:jc w:val="left"/>
            </w:pPr>
          </w:p>
        </w:tc>
      </w:tr>
      <w:bookmarkEnd w:id="6"/>
    </w:tbl>
    <w:p w14:paraId="1FF31A93">
      <w:pPr>
        <w:pStyle w:val="5"/>
      </w:pPr>
      <w:bookmarkStart w:id="7" w:name="抽象语义边需要定义如下"/>
    </w:p>
    <w:p w14:paraId="2B9541B3">
      <w:pPr>
        <w:pStyle w:val="5"/>
      </w:pPr>
      <w:r>
        <w:t>2.2 抽象语义边</w:t>
      </w:r>
    </w:p>
    <w:tbl>
      <w:tblPr>
        <w:tblStyle w:val="42"/>
        <w:tblW w:w="331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850"/>
        <w:gridCol w:w="3013"/>
      </w:tblGrid>
      <w:tr w14:paraId="6EDAA9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trPr>
        <w:tc>
          <w:tcPr>
            <w:tcW w:w="2430" w:type="pct"/>
          </w:tcPr>
          <w:p w14:paraId="27192B18">
            <w:pPr>
              <w:pStyle w:val="25"/>
              <w:jc w:val="left"/>
            </w:pPr>
            <w:r>
              <w:t>抽象边</w:t>
            </w:r>
          </w:p>
        </w:tc>
        <w:tc>
          <w:tcPr>
            <w:tcW w:w="2569" w:type="pct"/>
          </w:tcPr>
          <w:p w14:paraId="414E36FB">
            <w:pPr>
              <w:pStyle w:val="25"/>
              <w:jc w:val="left"/>
            </w:pPr>
            <w:r>
              <w:t>对应实体边</w:t>
            </w:r>
          </w:p>
        </w:tc>
      </w:tr>
      <w:tr w14:paraId="657A60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430" w:type="pct"/>
          </w:tcPr>
          <w:p w14:paraId="17355474">
            <w:pPr>
              <w:pStyle w:val="25"/>
              <w:jc w:val="left"/>
            </w:pPr>
            <w:r>
              <w:t>dep_param 参数污染边</w:t>
            </w:r>
          </w:p>
        </w:tc>
        <w:tc>
          <w:tcPr>
            <w:tcW w:w="2569" w:type="pct"/>
          </w:tcPr>
          <w:p w14:paraId="4DD3FA7A">
            <w:pPr>
              <w:pStyle w:val="25"/>
              <w:jc w:val="left"/>
            </w:pPr>
            <w:r>
              <w:t>B2 数据传递边</w:t>
            </w:r>
          </w:p>
        </w:tc>
      </w:tr>
      <w:tr w14:paraId="763B64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430" w:type="pct"/>
          </w:tcPr>
          <w:p w14:paraId="38E4CACB">
            <w:pPr>
              <w:pStyle w:val="25"/>
              <w:jc w:val="left"/>
            </w:pPr>
            <w:r>
              <w:t>dep_resource 资源流转边</w:t>
            </w:r>
          </w:p>
        </w:tc>
        <w:tc>
          <w:tcPr>
            <w:tcW w:w="2569" w:type="pct"/>
          </w:tcPr>
          <w:p w14:paraId="690F8D81">
            <w:pPr>
              <w:pStyle w:val="25"/>
              <w:jc w:val="left"/>
            </w:pPr>
            <w:r>
              <w:t>B4 资源流转边 + B3 权限变化边</w:t>
            </w:r>
          </w:p>
        </w:tc>
      </w:tr>
      <w:tr w14:paraId="24660D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430" w:type="pct"/>
          </w:tcPr>
          <w:p w14:paraId="0A8E5194">
            <w:pPr>
              <w:pStyle w:val="25"/>
              <w:jc w:val="left"/>
            </w:pPr>
            <w:r>
              <w:t>dep_context 上下文诱导边</w:t>
            </w:r>
          </w:p>
        </w:tc>
        <w:tc>
          <w:tcPr>
            <w:tcW w:w="2569" w:type="pct"/>
          </w:tcPr>
          <w:p w14:paraId="5D8AB7C0">
            <w:pPr>
              <w:pStyle w:val="25"/>
              <w:jc w:val="left"/>
            </w:pPr>
            <w:r>
              <w:t>B5 上下文诱导边 + B6 推理边</w:t>
            </w:r>
          </w:p>
        </w:tc>
      </w:tr>
      <w:bookmarkEnd w:id="5"/>
      <w:bookmarkEnd w:id="7"/>
    </w:tbl>
    <w:p w14:paraId="06BC26D2">
      <w:pPr>
        <w:pStyle w:val="4"/>
      </w:pPr>
      <w:bookmarkStart w:id="8" w:name="第三步元路径匹配流程无打分逐个节点确定"/>
    </w:p>
    <w:p w14:paraId="7E411625">
      <w:pPr>
        <w:pStyle w:val="4"/>
      </w:pPr>
      <w:r>
        <w:t>3 第三步：元路径匹配</w:t>
      </w:r>
    </w:p>
    <w:p w14:paraId="26FDB6AC">
      <w:pPr>
        <w:pStyle w:val="5"/>
      </w:pPr>
      <w:bookmarkStart w:id="9" w:name="模板定义"/>
      <w:r>
        <w:t>3.</w:t>
      </w:r>
      <w:r>
        <w:rPr>
          <w:rFonts w:hint="eastAsia"/>
          <w:lang w:val="en-US" w:eastAsia="zh-CN"/>
        </w:rPr>
        <w:t>1</w:t>
      </w:r>
      <w:commentRangeStart w:id="3"/>
      <w:r>
        <w:t>模板定义</w:t>
      </w:r>
      <w:commentRangeEnd w:id="3"/>
      <w:r>
        <w:commentReference w:id="3"/>
      </w:r>
    </w:p>
    <w:tbl>
      <w:tblPr>
        <w:tblStyle w:val="42"/>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568"/>
        <w:gridCol w:w="2814"/>
        <w:gridCol w:w="4474"/>
      </w:tblGrid>
      <w:tr w14:paraId="0E68F1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trPr>
        <w:tc>
          <w:tcPr>
            <w:tcW w:w="885" w:type="pct"/>
          </w:tcPr>
          <w:p w14:paraId="24616171">
            <w:pPr>
              <w:pStyle w:val="25"/>
              <w:jc w:val="left"/>
            </w:pPr>
            <w:r>
              <w:t>模板</w:t>
            </w:r>
          </w:p>
        </w:tc>
        <w:tc>
          <w:tcPr>
            <w:tcW w:w="1588" w:type="pct"/>
          </w:tcPr>
          <w:p w14:paraId="2E5E23FE">
            <w:pPr>
              <w:pStyle w:val="25"/>
              <w:jc w:val="left"/>
            </w:pPr>
            <w:r>
              <w:t>结构</w:t>
            </w:r>
          </w:p>
        </w:tc>
        <w:tc>
          <w:tcPr>
            <w:tcW w:w="2525" w:type="pct"/>
          </w:tcPr>
          <w:p w14:paraId="3E191D54">
            <w:pPr>
              <w:pStyle w:val="25"/>
              <w:jc w:val="left"/>
            </w:pPr>
            <w:r>
              <w:t>覆盖攻击类型</w:t>
            </w:r>
          </w:p>
        </w:tc>
      </w:tr>
      <w:tr w14:paraId="2882AF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885" w:type="pct"/>
          </w:tcPr>
          <w:p w14:paraId="7188D395">
            <w:pPr>
              <w:pStyle w:val="25"/>
              <w:jc w:val="left"/>
            </w:pPr>
            <w:r>
              <w:t>P1 紧邻劫持</w:t>
            </w:r>
          </w:p>
        </w:tc>
        <w:tc>
          <w:tcPr>
            <w:tcW w:w="1588" w:type="pct"/>
          </w:tcPr>
          <w:p w14:paraId="04A8ED8B">
            <w:pPr>
              <w:pStyle w:val="25"/>
              <w:jc w:val="left"/>
            </w:pPr>
            <w:r>
              <w:t>S·T（S 与 T 间无节点）</w:t>
            </w:r>
          </w:p>
        </w:tc>
        <w:tc>
          <w:tcPr>
            <w:tcW w:w="2525" w:type="pct"/>
          </w:tcPr>
          <w:p w14:paraId="647E7B36">
            <w:pPr>
              <w:pStyle w:val="25"/>
              <w:jc w:val="left"/>
            </w:pPr>
            <w:r>
              <w:t>完全劫持</w:t>
            </w:r>
          </w:p>
        </w:tc>
      </w:tr>
      <w:tr w14:paraId="729DAC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885" w:type="pct"/>
          </w:tcPr>
          <w:p w14:paraId="50B5A7C5">
            <w:pPr>
              <w:pStyle w:val="25"/>
              <w:jc w:val="left"/>
            </w:pPr>
            <w:r>
              <w:t>P2 延迟劫持</w:t>
            </w:r>
          </w:p>
        </w:tc>
        <w:tc>
          <w:tcPr>
            <w:tcW w:w="1588" w:type="pct"/>
          </w:tcPr>
          <w:p w14:paraId="6E22F1BF">
            <w:pPr>
              <w:pStyle w:val="25"/>
              <w:jc w:val="left"/>
            </w:pPr>
            <w:r>
              <w:t>S·B¹~ʰ·T</w:t>
            </w:r>
          </w:p>
        </w:tc>
        <w:tc>
          <w:tcPr>
            <w:tcW w:w="2525" w:type="pct"/>
          </w:tcPr>
          <w:p w14:paraId="7CAE6808">
            <w:pPr>
              <w:pStyle w:val="25"/>
              <w:jc w:val="left"/>
              <w:rPr>
                <w:rFonts w:hint="default" w:eastAsia="宋体"/>
                <w:lang w:val="en-US" w:eastAsia="zh-CN"/>
              </w:rPr>
            </w:pPr>
            <w:r>
              <w:t>延迟执行、工具链构造、意图劫持、任务注入</w:t>
            </w:r>
            <w:r>
              <w:rPr>
                <w:rFonts w:hint="eastAsia"/>
                <w:lang w:eastAsia="zh-CN"/>
              </w:rPr>
              <w:t>、</w:t>
            </w:r>
            <w:r>
              <w:rPr>
                <w:rFonts w:hint="eastAsia"/>
                <w:lang w:val="en-US" w:eastAsia="zh-CN"/>
              </w:rPr>
              <w:t>记忆投毒</w:t>
            </w:r>
          </w:p>
        </w:tc>
      </w:tr>
      <w:tr w14:paraId="364BCB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885" w:type="pct"/>
          </w:tcPr>
          <w:p w14:paraId="285C9446">
            <w:pPr>
              <w:pStyle w:val="25"/>
              <w:jc w:val="left"/>
            </w:pPr>
            <w:r>
              <w:t>P3 部分劫持</w:t>
            </w:r>
          </w:p>
        </w:tc>
        <w:tc>
          <w:tcPr>
            <w:tcW w:w="1588" w:type="pct"/>
          </w:tcPr>
          <w:p w14:paraId="5E94E791">
            <w:pPr>
              <w:pStyle w:val="25"/>
              <w:jc w:val="left"/>
            </w:pPr>
            <w:r>
              <w:t>S·B*·T·B⁺</w:t>
            </w:r>
          </w:p>
        </w:tc>
        <w:tc>
          <w:tcPr>
            <w:tcW w:w="2525" w:type="pct"/>
          </w:tcPr>
          <w:p w14:paraId="66BB96E3">
            <w:pPr>
              <w:pStyle w:val="25"/>
              <w:jc w:val="left"/>
            </w:pPr>
            <w:r>
              <w:t>部分劫持</w:t>
            </w:r>
          </w:p>
        </w:tc>
      </w:tr>
      <w:tr w14:paraId="1F8C83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885" w:type="pct"/>
          </w:tcPr>
          <w:p w14:paraId="22706DB0">
            <w:pPr>
              <w:pStyle w:val="25"/>
              <w:jc w:val="left"/>
            </w:pPr>
            <w:r>
              <w:t>P4 未遂攻击</w:t>
            </w:r>
          </w:p>
        </w:tc>
        <w:tc>
          <w:tcPr>
            <w:tcW w:w="1588" w:type="pct"/>
          </w:tcPr>
          <w:p w14:paraId="5A30FFA6">
            <w:pPr>
              <w:pStyle w:val="25"/>
              <w:jc w:val="left"/>
            </w:pPr>
            <w:r>
              <w:t>S·B*·T</w:t>
            </w:r>
            <w:r>
              <w:rPr>
                <w:rFonts w:hint="eastAsia"/>
                <w:lang w:eastAsia="zh-CN"/>
              </w:rPr>
              <w:t>’</w:t>
            </w:r>
            <w:r>
              <w:t>·B⁺</w:t>
            </w:r>
          </w:p>
        </w:tc>
        <w:tc>
          <w:tcPr>
            <w:tcW w:w="2525" w:type="pct"/>
          </w:tcPr>
          <w:p w14:paraId="475964D8">
            <w:pPr>
              <w:pStyle w:val="25"/>
              <w:jc w:val="left"/>
              <w:rPr>
                <w:rFonts w:hint="eastAsia" w:eastAsia="宋体"/>
                <w:lang w:eastAsia="zh-CN"/>
              </w:rPr>
            </w:pPr>
            <w:r>
              <w:t>失败攻击</w:t>
            </w:r>
            <w:r>
              <w:rPr>
                <w:rFonts w:hint="eastAsia"/>
                <w:lang w:eastAsia="zh-CN"/>
              </w:rPr>
              <w:t>（</w:t>
            </w:r>
            <w:r>
              <w:rPr>
                <w:rFonts w:hint="eastAsia"/>
                <w:lang w:val="en-US" w:eastAsia="zh-CN"/>
              </w:rPr>
              <w:t>T’被制止的攻击--agentdrift标签</w:t>
            </w:r>
            <w:r>
              <w:rPr>
                <w:rFonts w:hint="eastAsia"/>
                <w:lang w:eastAsia="zh-CN"/>
              </w:rPr>
              <w:t>）</w:t>
            </w:r>
          </w:p>
        </w:tc>
      </w:tr>
      <w:tr w14:paraId="6CA4F3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885" w:type="pct"/>
          </w:tcPr>
          <w:p w14:paraId="589676D9">
            <w:pPr>
              <w:pStyle w:val="25"/>
              <w:jc w:val="left"/>
              <w:rPr>
                <w:rFonts w:hint="default" w:eastAsia="宋体"/>
                <w:lang w:val="en-US" w:eastAsia="zh-CN"/>
              </w:rPr>
            </w:pPr>
            <w:bookmarkStart w:id="10" w:name="匹配算法四步逐个节点确定"/>
            <w:r>
              <w:rPr>
                <w:rFonts w:hint="eastAsia"/>
                <w:lang w:val="en-US" w:eastAsia="zh-CN"/>
              </w:rPr>
              <w:t>P5</w:t>
            </w:r>
          </w:p>
        </w:tc>
        <w:tc>
          <w:tcPr>
            <w:tcW w:w="1588" w:type="pct"/>
          </w:tcPr>
          <w:p w14:paraId="701EE814">
            <w:pPr>
              <w:pStyle w:val="25"/>
              <w:jc w:val="left"/>
              <w:rPr>
                <w:rFonts w:hint="default" w:eastAsia="宋体"/>
                <w:lang w:val="en-US" w:eastAsia="zh-CN"/>
              </w:rPr>
            </w:pPr>
            <w:r>
              <w:rPr>
                <w:rFonts w:hint="eastAsia"/>
                <w:lang w:val="en-US" w:eastAsia="zh-CN"/>
              </w:rPr>
              <w:t>无S</w:t>
            </w:r>
          </w:p>
        </w:tc>
        <w:tc>
          <w:tcPr>
            <w:tcW w:w="2525" w:type="pct"/>
          </w:tcPr>
          <w:p w14:paraId="0F95D2DE">
            <w:pPr>
              <w:pStyle w:val="25"/>
              <w:jc w:val="left"/>
              <w:rPr>
                <w:rFonts w:hint="default" w:eastAsia="宋体"/>
                <w:lang w:val="en-US" w:eastAsia="zh-CN"/>
              </w:rPr>
            </w:pPr>
          </w:p>
        </w:tc>
      </w:tr>
      <w:bookmarkEnd w:id="9"/>
    </w:tbl>
    <w:p w14:paraId="65D4B5E5">
      <w:pPr>
        <w:pStyle w:val="5"/>
      </w:pPr>
    </w:p>
    <w:p w14:paraId="346967D8">
      <w:pPr>
        <w:pStyle w:val="5"/>
      </w:pPr>
      <w:r>
        <w:t>3.</w:t>
      </w:r>
      <w:r>
        <w:rPr>
          <w:rFonts w:hint="eastAsia"/>
          <w:lang w:val="en-US" w:eastAsia="zh-CN"/>
        </w:rPr>
        <w:t>2</w:t>
      </w:r>
      <w:commentRangeStart w:id="4"/>
      <w:r>
        <w:t>匹配算法</w:t>
      </w:r>
      <w:commentRangeEnd w:id="4"/>
      <w:r>
        <w:commentReference w:id="4"/>
      </w:r>
    </w:p>
    <w:p w14:paraId="22956C46">
      <w:pPr>
        <w:pStyle w:val="52"/>
        <w:spacing w:line="360" w:lineRule="auto"/>
        <w:rPr>
          <w:rStyle w:val="49"/>
          <w:rFonts w:hint="default"/>
          <w:lang w:val="en-US" w:eastAsia="zh-CN"/>
        </w:rPr>
      </w:pPr>
      <w:r>
        <w:rPr>
          <w:rStyle w:val="49"/>
        </w:rPr>
        <w:t>输入：因果大图 TG（已标注 S/B/T）</w:t>
      </w:r>
      <w:r>
        <w:br w:type="textWrapping"/>
      </w:r>
      <w:r>
        <w:br w:type="textWrapping"/>
      </w:r>
      <w:r>
        <w:rPr>
          <w:rFonts w:hint="eastAsia"/>
          <w:lang w:val="en-US" w:eastAsia="zh-CN"/>
        </w:rPr>
        <w:t>1</w:t>
      </w:r>
      <w:r>
        <w:rPr>
          <w:rStyle w:val="49"/>
        </w:rPr>
        <w:t>. 反向回溯：对每个 T，沿</w:t>
      </w:r>
      <w:r>
        <w:rPr>
          <w:rStyle w:val="49"/>
          <w:rFonts w:hint="eastAsia"/>
          <w:lang w:val="en-US" w:eastAsia="zh-CN"/>
        </w:rPr>
        <w:t>抽象语义</w:t>
      </w:r>
      <w:r>
        <w:rPr>
          <w:rStyle w:val="49"/>
        </w:rPr>
        <w:t>边向时间更早方向</w:t>
      </w:r>
      <w:r>
        <w:rPr>
          <w:rStyle w:val="49"/>
          <w:b/>
          <w:bCs/>
        </w:rPr>
        <w:t>广度优先回溯</w:t>
      </w:r>
      <w:r>
        <w:rPr>
          <w:rStyle w:val="49"/>
        </w:rPr>
        <w:t>，</w:t>
      </w:r>
      <w:r>
        <w:br w:type="textWrapping"/>
      </w:r>
      <w:r>
        <w:rPr>
          <w:rStyle w:val="49"/>
        </w:rPr>
        <w:t xml:space="preserve">   中间节点必须逐一是 B，层数 ≤ h</w:t>
      </w:r>
      <w:r>
        <w:rPr>
          <w:rStyle w:val="49"/>
          <w:rFonts w:hint="eastAsia"/>
          <w:lang w:eastAsia="zh-CN"/>
        </w:rPr>
        <w:t>（</w:t>
      </w:r>
      <w:r>
        <w:rPr>
          <w:rStyle w:val="49"/>
          <w:rFonts w:hint="eastAsia"/>
          <w:lang w:val="en-US" w:eastAsia="zh-CN"/>
        </w:rPr>
        <w:t>根据数据集中B节点个数确定</w:t>
      </w:r>
      <w:r>
        <w:rPr>
          <w:rStyle w:val="49"/>
          <w:rFonts w:hint="eastAsia"/>
          <w:lang w:eastAsia="zh-CN"/>
        </w:rPr>
        <w:t>）</w:t>
      </w:r>
      <w:r>
        <w:rPr>
          <w:rStyle w:val="49"/>
        </w:rPr>
        <w:t>；到达 S 停止   每对 (S, T) 只保留最短路径（去重）</w:t>
      </w:r>
    </w:p>
    <w:p w14:paraId="7E58996F">
      <w:pPr>
        <w:pStyle w:val="52"/>
        <w:spacing w:line="360" w:lineRule="auto"/>
        <w:rPr>
          <w:rStyle w:val="49"/>
        </w:rPr>
      </w:pPr>
      <w:r>
        <w:br w:type="textWrapping"/>
      </w:r>
      <w:r>
        <w:rPr>
          <w:rFonts w:hint="eastAsia"/>
          <w:lang w:val="en-US" w:eastAsia="zh-CN"/>
        </w:rPr>
        <w:t>2</w:t>
      </w:r>
      <w:r>
        <w:rPr>
          <w:rStyle w:val="49"/>
        </w:rPr>
        <w:t>. 逐节点比对模板：对每条候选路径，从 S 端开始逐个节点与模板比对</w:t>
      </w:r>
      <w:r>
        <w:br w:type="textWrapping"/>
      </w:r>
      <w:r>
        <w:rPr>
          <w:rStyle w:val="49"/>
        </w:rPr>
        <w:t xml:space="preserve">   S 位必须是 S；中间位必须全是 B</w:t>
      </w:r>
      <w:r>
        <w:br w:type="textWrapping"/>
      </w:r>
      <w:r>
        <w:rPr>
          <w:rStyle w:val="49"/>
        </w:rPr>
        <w:t xml:space="preserve">   T 位必须是 T</w:t>
      </w:r>
    </w:p>
    <w:p w14:paraId="681484C2">
      <w:pPr>
        <w:pStyle w:val="52"/>
        <w:numPr>
          <w:ilvl w:val="0"/>
          <w:numId w:val="5"/>
        </w:numPr>
        <w:spacing w:line="360" w:lineRule="auto"/>
        <w:rPr>
          <w:rStyle w:val="49"/>
        </w:rPr>
      </w:pPr>
      <w:r>
        <w:rPr>
          <w:rStyle w:val="49"/>
        </w:rPr>
        <w:t>P3</w:t>
      </w:r>
      <w:r>
        <w:rPr>
          <w:rStyle w:val="49"/>
          <w:rFonts w:hint="eastAsia"/>
          <w:lang w:val="en-US" w:eastAsia="zh-CN"/>
        </w:rPr>
        <w:t xml:space="preserve">  </w:t>
      </w:r>
      <w:r>
        <w:rPr>
          <w:rStyle w:val="49"/>
        </w:rPr>
        <w:t xml:space="preserve">P4 </w:t>
      </w:r>
      <w:r>
        <w:rPr>
          <w:rStyle w:val="49"/>
          <w:rFonts w:hint="eastAsia"/>
          <w:lang w:val="en-US" w:eastAsia="zh-CN"/>
        </w:rPr>
        <w:t>单独</w:t>
      </w:r>
      <w:r>
        <w:rPr>
          <w:rStyle w:val="49"/>
        </w:rPr>
        <w:t xml:space="preserve">检查 </w:t>
      </w:r>
      <w:r>
        <w:rPr>
          <w:rStyle w:val="49"/>
          <w:rFonts w:hint="eastAsia"/>
          <w:lang w:val="en-US" w:eastAsia="zh-CN"/>
        </w:rPr>
        <w:t>T是否真的执行+</w:t>
      </w:r>
      <w:r>
        <w:rPr>
          <w:rStyle w:val="49"/>
        </w:rPr>
        <w:t>T 后是否存在 B</w:t>
      </w:r>
      <w:r>
        <w:rPr>
          <w:rStyle w:val="49"/>
          <w:rFonts w:hint="eastAsia"/>
          <w:lang w:val="en-US" w:eastAsia="zh-CN"/>
        </w:rPr>
        <w:t>且涉及</w:t>
      </w:r>
      <w:r>
        <w:rPr>
          <w:rStyle w:val="49"/>
        </w:rPr>
        <w:t>纠正动作</w:t>
      </w:r>
      <w:r>
        <w:rPr>
          <w:rStyle w:val="49"/>
          <w:rFonts w:hint="eastAsia"/>
          <w:lang w:eastAsia="zh-CN"/>
        </w:rPr>
        <w:t>（</w:t>
      </w:r>
      <w:r>
        <w:rPr>
          <w:rStyle w:val="49"/>
          <w:rFonts w:hint="eastAsia"/>
          <w:lang w:val="en-US" w:eastAsia="zh-CN"/>
        </w:rPr>
        <w:t>如Th中有类似语义，工具返回中显示失败</w:t>
      </w:r>
      <w:r>
        <w:rPr>
          <w:rStyle w:val="49"/>
          <w:rFonts w:hint="eastAsia"/>
          <w:lang w:eastAsia="zh-CN"/>
        </w:rPr>
        <w:t>）</w:t>
      </w:r>
      <w:r>
        <w:br w:type="textWrapping"/>
      </w:r>
      <w:r>
        <w:rPr>
          <w:rFonts w:hint="eastAsia"/>
          <w:lang w:val="en-US" w:eastAsia="zh-CN"/>
        </w:rPr>
        <w:t>4.</w:t>
      </w:r>
      <w:r>
        <w:rPr>
          <w:rStyle w:val="49"/>
        </w:rPr>
        <w:t>优先级与聚合：一条路径命中多个模板时 取最简结构</w:t>
      </w:r>
      <w:r>
        <w:br w:type="textWrapping"/>
      </w:r>
      <w:r>
        <w:rPr>
          <w:rStyle w:val="49"/>
        </w:rPr>
        <w:t xml:space="preserve">   共享同一 S 且时间连续的多个 T 合并为一个攻击事件 (S, [T₁..Tₖ])</w:t>
      </w:r>
    </w:p>
    <w:bookmarkEnd w:id="8"/>
    <w:bookmarkEnd w:id="10"/>
    <w:p w14:paraId="7002999C">
      <w:pPr>
        <w:pStyle w:val="5"/>
      </w:pPr>
      <w:bookmarkStart w:id="11" w:name="第四步路径上逐节点的反事实干预分析"/>
    </w:p>
    <w:p w14:paraId="066C87E8">
      <w:pPr>
        <w:pStyle w:val="3"/>
        <w:ind w:left="0" w:leftChars="0" w:firstLine="0" w:firstLineChars="0"/>
        <w:rPr>
          <w:rFonts w:hint="default"/>
          <w:lang w:val="en-US" w:eastAsia="zh-CN"/>
        </w:rPr>
      </w:pPr>
      <w:r>
        <w:rPr>
          <w:rFonts w:hint="eastAsia"/>
          <w:lang w:val="en-US" w:eastAsia="zh-CN"/>
        </w:rPr>
        <w:t>如果是P4，直接返回失败攻击</w:t>
      </w:r>
    </w:p>
    <w:p w14:paraId="1A2DCD32">
      <w:pPr>
        <w:pStyle w:val="3"/>
        <w:ind w:left="0" w:leftChars="0" w:firstLine="0" w:firstLineChars="0"/>
        <w:rPr>
          <w:rFonts w:hint="default"/>
          <w:lang w:val="en-US" w:eastAsia="zh-CN"/>
        </w:rPr>
      </w:pPr>
      <w:r>
        <w:rPr>
          <w:rFonts w:hint="eastAsia"/>
          <w:lang w:val="en-US" w:eastAsia="zh-CN"/>
        </w:rPr>
        <w:t>如果是P5，对比task与最终结果，判定是否为攻击</w:t>
      </w:r>
    </w:p>
    <w:p>
      <w:pPr>
        <w:spacing w:before="240" w:after="120"/>
        <w:pBdr>
          <w:bottom w:val="single" w:sz="6" w:space="2" w:color="2E7D32"/>
        </w:pBdr>
      </w:pPr>
      <w:r>
        <w:rPr>
          <w:rFonts w:ascii="Calibri" w:eastAsia="宋体" w:hAnsi="Calibri"/>
          <w:b/>
          <w:sz w:val="26"/>
          <w:szCs w:val="26"/>
          <w:color w:val="1F5C2E"/>
        </w:rPr>
        <w:t xml:space="preserve">【修订】3.1　风险事件模板（定义在 1.1 事件与 1.2 两类关联之上）</w:t>
      </w:r>
    </w:p>
    <w:p>
      <w:pPr>
        <w:spacing w:after="120" w:line="276" w:lineRule="auto"/>
      </w:pPr>
      <w:r>
        <w:rPr>
          <w:rFonts w:ascii="Calibri" w:eastAsia="宋体" w:hAnsi="Calibri"/>
          <w:b/>
          <w:sz w:val="21"/>
          <w:szCs w:val="21"/>
        </w:rPr>
        <w:t xml:space="preserve">模板不使用 S/B/T 角色（危害后果是最终输出，匹配阶段并不预知）。每个模板只描述“可能的风险事件演化链条”，从完整事件图中筛出候选链，作为第四步因果分析的输入；末端动作是否造成危害由后置评估裁决：confirmed（越权/有害载荷）、adopted（外部实体或指令已被动作参数采纳）、pending（结构可疑待因果判定）。</w:t>
      </w:r>
    </w:p>
    <w:p>
      <w:pPr>
        <w:spacing w:after="120" w:line="276" w:lineRule="auto"/>
      </w:pPr>
      <w:r>
        <w:rPr>
          <w:rFonts w:ascii="Calibri" w:eastAsia="宋体" w:hAnsi="Calibri"/>
          <w:sz w:val="17"/>
          <w:szCs w:val="17"/>
          <w:color w:val="1F4E79"/>
        </w:rPr>
        <w:t xml:space="preserve">记号：→t = B1 时间先后（≤h 表示有界，h 统一取 3（实测信号→首个危害步 gap≤2 覆盖 96.1%、≤3 覆盖 98.6%、max=5；h 敏感性曲线 h∈{1,2,3,4} 另测））；→d = B2 信息传导；→a = B2 且 actor 变更；r = 同一资源值。</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620"/>
        <w:gridCol w:w="920"/>
        <w:gridCol w:w="1560"/>
        <w:gridCol w:w="4900"/>
        <w:gridCol w:w="1000"/>
      </w:tblGrid>
      <w:tr>
        <w:tc>
          <w:tcPr>
            <w:tcW w:w="62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模板</w:t>
            </w:r>
          </w:p>
        </w:tc>
        <w:tc>
          <w:tcPr>
            <w:tcW w:w="92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攻击家族</w:t>
            </w:r>
          </w:p>
        </w:tc>
        <w:tc>
          <w:tcPr>
            <w:tcW w:w="156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变体</w:t>
            </w:r>
          </w:p>
        </w:tc>
        <w:tc>
          <w:tcPr>
            <w:tcW w:w="49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事件链（节点[属性] → 关联 → 节点[属性]）</w:t>
            </w:r>
          </w:p>
        </w:tc>
        <w:tc>
          <w:tcPr>
            <w:tcW w:w="10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数据支持</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P1
紧邻劫持</w:t>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完全劫持</w:t>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P1-a 指令直驱</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U →t∩d→ AC</w:t>
            </w:r>
          </w:p>
          <w:p>
            <w:pPr>
              <w:spacing w:after="30" w:line="252" w:lineRule="auto"/>
            </w:pPr>
            <w:r>
              <w:rPr>
                <w:rFonts w:ascii="Calibri" w:eastAsia="宋体" w:hAnsi="Calibri"/>
                <w:sz w:val="16"/>
                <w:szCs w:val="16"/>
              </w:rPr>
              <w:t xml:space="preserve">U 实体值直接进入紧随动作参数</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AD full</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P1-b 观察即执行</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TR[xdata] →t→ AC</w:t>
            </w:r>
          </w:p>
          <w:p>
            <w:pPr>
              <w:spacing w:after="30" w:line="252" w:lineRule="auto"/>
            </w:pPr>
            <w:r>
              <w:rPr>
                <w:rFonts w:ascii="Calibri" w:eastAsia="宋体" w:hAnsi="Calibri"/>
                <w:sz w:val="16"/>
                <w:szCs w:val="16"/>
              </w:rPr>
              <w:t xml:space="preserve">污染观测紧邻一步引出动作</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AD full</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P2
延迟劫持</w:t>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意图劫持</w:t>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IH-1 推理桥接（原 B6 弱候选）</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TR[xdata] →t→ Th[internal] →t→ AC</w:t>
            </w:r>
          </w:p>
          <w:p>
            <w:pPr>
              <w:spacing w:after="30" w:line="252" w:lineRule="auto"/>
            </w:pPr>
            <w:r>
              <w:rPr>
                <w:rFonts w:ascii="Calibri" w:eastAsia="宋体" w:hAnsi="Calibri"/>
                <w:sz w:val="16"/>
                <w:szCs w:val="16"/>
              </w:rPr>
              <w:t xml:space="preserve">限同一步内；TR→Th 语义内化第四步确认</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84 正 / 0 负</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IH-2 政策直驱</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U/TR[fake_policy] →t≤h→ AC</w:t>
            </w:r>
          </w:p>
          <w:p>
            <w:pPr>
              <w:spacing w:after="30" w:line="252" w:lineRule="auto"/>
            </w:pPr>
            <w:r>
              <w:rPr>
                <w:rFonts w:ascii="Calibri" w:eastAsia="宋体" w:hAnsi="Calibri"/>
                <w:sz w:val="16"/>
                <w:szCs w:val="16"/>
              </w:rPr>
              <w:t xml:space="preserve">无 Th 桥，伪造政策在隔步动作执行</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480 / 1</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任务注入</w:t>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TI-1 观察内追加指令</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TR[directive] →t≤h→ AC</w:t>
            </w:r>
          </w:p>
          <w:p>
            <w:pPr>
              <w:spacing w:after="30" w:line="252" w:lineRule="auto"/>
            </w:pPr>
            <w:r>
              <w:rPr>
                <w:rFonts w:ascii="Calibri" w:eastAsia="宋体" w:hAnsi="Calibri"/>
                <w:sz w:val="16"/>
                <w:szCs w:val="16"/>
              </w:rPr>
              <w:t xml:space="preserve">任务外命令话语改变隔步动作目标参数；中间可夹普通事件</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partial</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TI-2 多轮用户消息注入</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U_k →d→ AC_j</w:t>
            </w:r>
          </w:p>
          <w:p>
            <w:pPr>
              <w:spacing w:after="30" w:line="252" w:lineRule="auto"/>
            </w:pPr>
            <w:r>
              <w:rPr>
                <w:rFonts w:ascii="Calibri" w:eastAsia="宋体" w:hAnsi="Calibri"/>
                <w:sz w:val="16"/>
                <w:szCs w:val="16"/>
              </w:rPr>
              <w:t xml:space="preserve">j 属 k 之后的指令步；区别于原始任务 U_0</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待多轮语料</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工具链构造</w:t>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TC-1 资源链式加工（原 B4）</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AC[A2,r] →d→ AC[A3,r] →d→ AC[A4/A5/A6/外发,r]</w:t>
            </w:r>
          </w:p>
          <w:p>
            <w:pPr>
              <w:spacing w:after="30" w:line="252" w:lineRule="auto"/>
            </w:pPr>
            <w:r>
              <w:rPr>
                <w:rFonts w:ascii="Calibri" w:eastAsia="宋体" w:hAnsi="Calibri"/>
                <w:sz w:val="16"/>
                <w:szCs w:val="16"/>
              </w:rPr>
              <w:t xml:space="preserve">同一资源经创建→修改→执行/删除/配置/外发</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待专项统计</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TC-2 载荷装配</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TR[危险串] →d→ AC[A2] →t≤h→ AC[A5]</w:t>
            </w:r>
          </w:p>
          <w:p>
            <w:pPr>
              <w:spacing w:after="30" w:line="252" w:lineRule="auto"/>
            </w:pPr>
            <w:r>
              <w:rPr>
                <w:rFonts w:ascii="Calibri" w:eastAsia="宋体" w:hAnsi="Calibri"/>
                <w:sz w:val="16"/>
                <w:szCs w:val="16"/>
              </w:rPr>
              <w:t xml:space="preserve">危险值先写入文件/脚本，再由执行类动作落地</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待专项统计</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TC-3 安全配置解除（原 B3）</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U/TR[xdata] →t≤h→ AC[priv_change] →t→ AC</w:t>
            </w:r>
          </w:p>
          <w:p>
            <w:pPr>
              <w:spacing w:after="30" w:line="252" w:lineRule="auto"/>
            </w:pPr>
            <w:r>
              <w:rPr>
                <w:rFonts w:ascii="Calibri" w:eastAsia="宋体" w:hAnsi="Calibri"/>
                <w:sz w:val="16"/>
                <w:szCs w:val="16"/>
              </w:rPr>
              <w:t xml:space="preserve">必须有 xdata 前导源；纯 A6/R5 无选择性</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13 正 / 1 负</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延迟执行</w:t>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DL-1 规章指令延迟</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TR[directive] →t≤3→ AC</w:t>
            </w:r>
          </w:p>
          <w:p>
            <w:pPr>
              <w:spacing w:after="30" w:line="252" w:lineRule="auto"/>
            </w:pPr>
            <w:r>
              <w:rPr>
                <w:rFonts w:ascii="Calibri" w:eastAsia="宋体" w:hAnsi="Calibri"/>
                <w:sz w:val="16"/>
                <w:szCs w:val="16"/>
              </w:rPr>
              <w:t xml:space="preserve">structural_high / structural_pending 由后置评估与反事实裁决（见 3.2 修订二）</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45 / 3</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DL-2 条件/定时触发</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U/TR →t≤h→ AC[scheduled] →t→ AC</w:t>
            </w:r>
          </w:p>
          <w:p>
            <w:pPr>
              <w:spacing w:after="30" w:line="252" w:lineRule="auto"/>
            </w:pPr>
            <w:r>
              <w:rPr>
                <w:rFonts w:ascii="Calibri" w:eastAsia="宋体" w:hAnsi="Calibri"/>
                <w:sz w:val="16"/>
                <w:szCs w:val="16"/>
              </w:rPr>
              <w:t xml:space="preserve">scheduled 属性待补标注规则</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待标注</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记忆投毒</w:t>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MP-1 单主体摄取</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AC[mem] →t→ TR →d→ AC</w:t>
            </w:r>
          </w:p>
          <w:p>
            <w:pPr>
              <w:spacing w:after="30" w:line="252" w:lineRule="auto"/>
            </w:pPr>
            <w:r>
              <w:rPr>
                <w:rFonts w:ascii="Calibri" w:eastAsia="宋体" w:hAnsi="Calibri"/>
                <w:sz w:val="16"/>
                <w:szCs w:val="16"/>
              </w:rPr>
              <w:t xml:space="preserve">RAG 返回的任务外实体被下游动作参数采纳（adopted 即成立）</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MemEvoBench</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MP-2 跨主体写入—读取</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AC[A1,外部源] →t→ TR →t≤h→ AC[A2/A7,R_shared,r] →a→ AC[mem,agent_2] →d→ AC</w:t>
            </w:r>
          </w:p>
          <w:p>
            <w:pPr>
              <w:spacing w:after="30" w:line="252" w:lineRule="auto"/>
            </w:pPr>
            <w:r>
              <w:rPr>
                <w:rFonts w:ascii="Calibri" w:eastAsia="宋体" w:hAnsi="Calibri"/>
                <w:sz w:val="16"/>
                <w:szCs w:val="16"/>
              </w:rPr>
              <w:t xml:space="preserve">agent_1 外部查询→共享写入→agent_2 RAG 读取→动作</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待跨主体语料</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MP-3 跨主体直接外发</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…写入共享 r… →a→ AC[mem,agent_2] →t≤h→ AC[外发,r]</w:t>
            </w:r>
          </w:p>
          <w:p>
            <w:pPr>
              <w:spacing w:after="30" w:line="252" w:lineRule="auto"/>
            </w:pPr>
            <w:r>
              <w:rPr>
                <w:rFonts w:ascii="Calibri" w:eastAsia="宋体" w:hAnsi="Calibri"/>
                <w:sz w:val="16"/>
                <w:szCs w:val="16"/>
              </w:rPr>
              <w:t xml:space="preserve">agent_2 读取后不经二次加工直接外发</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待跨主体语料</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P3
部分劫持</w:t>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部分劫持</w:t>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P3-a 尾段回归</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任一 P1/P2 链</w:t>
            </w:r>
          </w:p>
          <w:p>
            <w:pPr>
              <w:spacing w:after="30" w:line="252" w:lineRule="auto"/>
            </w:pPr>
            <w:r>
              <w:rPr>
                <w:rFonts w:ascii="Calibri" w:eastAsia="宋体" w:hAnsi="Calibri"/>
                <w:sz w:val="16"/>
                <w:szCs w:val="16"/>
              </w:rPr>
              <w:t xml:space="preserve">末端动作后沿 B1 仍有 ≥1 个继续完成原任务的 AC</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AD partial</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P4
未遂</w:t>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失败攻击</w:t>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P4-a 推理制止</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任一 P2 源链 → … → Th[refuse]</w:t>
            </w:r>
          </w:p>
          <w:p>
            <w:pPr>
              <w:spacing w:after="30" w:line="252" w:lineRule="auto"/>
            </w:pPr>
            <w:r>
              <w:rPr>
                <w:rFonts w:ascii="Calibri" w:eastAsia="宋体" w:hAnsi="Calibri"/>
                <w:sz w:val="16"/>
                <w:szCs w:val="16"/>
              </w:rPr>
              <w:t xml:space="preserve">出现拒绝/警觉且无后继末端动作</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failed_attack</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P4-b 执行失败</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b/>
                <w:sz w:val="17"/>
                <w:szCs w:val="17"/>
                <w:color w:val="1F4E79"/>
              </w:rPr>
              <w:t xml:space="preserve">末端 AC →t→ TR[exec_failed]</w:t>
            </w:r>
          </w:p>
          <w:p>
            <w:pPr>
              <w:spacing w:after="30" w:line="252" w:lineRule="auto"/>
            </w:pPr>
            <w:r>
              <w:rPr>
                <w:rFonts w:ascii="Calibri" w:eastAsia="宋体" w:hAnsi="Calibri"/>
                <w:sz w:val="16"/>
                <w:szCs w:val="16"/>
              </w:rPr>
              <w:t xml:space="preserve">exec_failed 属性待补标注规则</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待标注</w:t>
            </w:r>
          </w:p>
        </w:tc>
      </w:tr>
      <w:tr>
        <w:tc>
          <w:tcPr>
            <w:tcW w:w="6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P5</w:t>
            </w:r>
          </w:p>
        </w:tc>
        <w:tc>
          <w:tcPr>
            <w:tcW w:w="92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无注入源</w:t>
            </w:r>
          </w:p>
        </w:tc>
        <w:tc>
          <w:tcPr>
            <w:tcW w:w="156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全图无 xdata/internal/directive 源信号；匹配器不判良性，转 task 与最终结果比对。</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w:t>
            </w:r>
          </w:p>
        </w:tc>
      </w:tr>
    </w:tbl>
    <w:p>
      <w:pPr>
        <w:spacing w:after="80"/>
      </w:pPr>
    </w:p>
    <w:p>
      <w:pPr>
        <w:spacing w:after="120" w:line="276" w:lineRule="auto"/>
      </w:pPr>
      <w:r>
        <w:rPr>
          <w:rFonts w:ascii="Calibri" w:eastAsia="宋体" w:hAnsi="Calibri"/>
          <w:sz w:val="17"/>
          <w:szCs w:val="17"/>
        </w:rPr>
        <w:t xml:space="preserve">注：MP-2/MP-3 依赖 actor 与 R_shared 属性，单主体语料（AgentDrift、MemEvoBench）不实例化，DSL 已预留。</w:t>
      </w:r>
    </w:p>
    <w:p>
      <w:pPr>
        <w:spacing w:before="240" w:after="120"/>
        <w:pBdr>
          <w:bottom w:val="single" w:sz="6" w:space="2" w:color="2E7D32"/>
        </w:pBdr>
      </w:pPr>
      <w:r>
        <w:rPr>
          <w:rFonts w:ascii="Calibri" w:eastAsia="宋体" w:hAnsi="Calibri"/>
          <w:b/>
          <w:sz w:val="26"/>
          <w:szCs w:val="26"/>
          <w:color w:val="1F5C2E"/>
        </w:rPr>
        <w:t xml:space="preserve">【修订 2026-10-15（二）】3.1 补充　模板的定位：候选链生成器，不是攻击定义</w:t>
      </w:r>
    </w:p>
    <w:p>
      <w:pPr>
        <w:spacing w:before="0" w:after="60" w:line="300" w:lineRule="auto"/>
      </w:pPr>
      <w:r>
        <w:rPr>
          <w:rFonts w:ascii="Calibri" w:eastAsia="宋体" w:hAnsi="Calibri"/>
          <w:sz w:val="18"/>
          <w:szCs w:val="18"/>
        </w:rPr>
        <w:t xml:space="preserve">1）模板只回答“完整事件图中是否存在满足节点中性谓词与 B1/B2 约束的链条”，输出候选链集合 C(G)，不输出危害结论。模板不是攻击的定义，也不声称对未知攻击完备覆盖。</w:t>
      </w:r>
    </w:p>
    <w:p>
      <w:pPr>
        <w:spacing w:before="0" w:after="60" w:line="300" w:lineRule="auto"/>
      </w:pPr>
      <w:r>
        <w:rPr>
          <w:rFonts w:ascii="Calibri" w:eastAsia="宋体" w:hAnsi="Calibri"/>
          <w:sz w:val="18"/>
          <w:szCs w:val="18"/>
        </w:rPr>
        <w:t xml:space="preserve">2）锚点硬约束：每条模板必须携带 xdata 类信号源（external_host / fake_policy / directive；跨主体为 actor 变更的外部源）作为前置约束。纯动作类型规则没有选择性——实测仅以“末端存在高危动作”兜底时，AgentDrift 精确率 0.561（993 正 / 778 负）、MemEvoBench 0.590（36 正 / 25 负），不能直接判攻击。</w:t>
      </w:r>
    </w:p>
    <w:p>
      <w:pPr>
        <w:spacing w:before="0" w:after="60" w:line="300" w:lineRule="auto"/>
      </w:pPr>
      <w:r>
        <w:rPr>
          <w:rFonts w:ascii="Calibri" w:eastAsia="宋体" w:hAnsi="Calibri"/>
          <w:sz w:val="18"/>
          <w:szCs w:val="18"/>
        </w:rPr>
        <w:t xml:space="preserve">3）未命中任何模板 ≠ 良性。无模板命中的轨迹按 3.2 修订二的三路分流处理，未知攻击由此进入反事实与结果比对通道，而不是被模板体系遗漏。</w:t>
      </w:r>
    </w:p>
    <w:p>
      <w:pPr>
        <w:spacing w:before="240" w:after="120"/>
        <w:pBdr>
          <w:bottom w:val="single" w:sz="6" w:space="2" w:color="2E7D32"/>
        </w:pBdr>
      </w:pPr>
      <w:r>
        <w:rPr>
          <w:rFonts w:ascii="Calibri" w:eastAsia="宋体" w:hAnsi="Calibri"/>
          <w:b/>
          <w:sz w:val="26"/>
          <w:szCs w:val="26"/>
          <w:color w:val="1F5C2E"/>
        </w:rPr>
        <w:t xml:space="preserve">【修订 2026-10-15（三）】3.1 补充二　SI 家族补行与模板获取方法论</w:t>
      </w:r>
    </w:p>
    <w:p>
      <w:pPr>
        <w:spacing w:before="120" w:after="80" w:line="300" w:lineRule="auto"/>
      </w:pPr>
      <w:r>
        <w:rPr>
          <w:rFonts w:ascii="Calibri" w:eastAsia="宋体" w:hAnsi="Calibri"/>
          <w:b/>
          <w:sz w:val="21"/>
          <w:szCs w:val="21"/>
        </w:rPr>
        <w:t xml:space="preserve">1）补行：伪装系统指令家族（partial 注入）</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900"/>
        <w:gridCol w:w="1500"/>
        <w:gridCol w:w="1500"/>
        <w:gridCol w:w="3000"/>
        <w:gridCol w:w="1300"/>
        <w:gridCol w:w="800"/>
      </w:tblGrid>
      <w:tr>
        <w:tc>
          <w:tcPr>
            <w:tcW w:w="9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模板</w:t>
            </w:r>
          </w:p>
        </w:tc>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攻击家族</w:t>
            </w:r>
          </w:p>
        </w:tc>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变体</w:t>
            </w:r>
          </w:p>
        </w:tc>
        <w:tc>
          <w:tcPr>
            <w:tcW w:w="30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事件链</w:t>
            </w:r>
          </w:p>
        </w:tc>
        <w:tc>
          <w:tcPr>
            <w:tcW w:w="13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证据档</w:t>
            </w:r>
          </w:p>
        </w:tc>
        <w:tc>
          <w:tcPr>
            <w:tcW w:w="8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数据支持</w:t>
            </w:r>
          </w:p>
        </w:tc>
      </w:tr>
      <w:tr>
        <w:tc>
          <w:tcPr>
            <w:tcW w:w="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P2 增补</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伪装系统指令</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SI-1 系统级内化</w:t>
            </w:r>
          </w:p>
        </w:tc>
        <w:tc>
          <w:tcPr>
            <w:tcW w:w="3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Th[sys]（单节点结构，无末端动作；TR→Th 的内化由第四步确认）</w:t>
            </w:r>
          </w:p>
        </w:tc>
        <w:tc>
          <w:tcPr>
            <w:tcW w:w="1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structural_pending（强制审计）</w:t>
            </w:r>
          </w:p>
        </w:tc>
        <w:tc>
          <w:tcPr>
            <w:tcW w:w="8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218 正 / 0 负</w:t>
            </w:r>
          </w:p>
        </w:tc>
      </w:tr>
    </w:tbl>
    <w:p>
      <w:pPr>
        <w:spacing w:after="80"/>
      </w:pPr>
    </w:p>
    <w:p>
      <w:pPr>
        <w:spacing w:before="120" w:after="80" w:line="300" w:lineRule="auto"/>
      </w:pPr>
      <w:r>
        <w:rPr>
          <w:rFonts w:ascii="Calibri" w:eastAsia="宋体" w:hAnsi="Calibri"/>
          <w:b/>
          <w:sz w:val="21"/>
          <w:szCs w:val="21"/>
        </w:rPr>
        <w:t xml:space="preserve">2）模板从哪里来：人工种子 + 判别式挖掘闭环</w:t>
      </w:r>
    </w:p>
    <w:p>
      <w:pPr>
        <w:spacing w:before="0" w:after="60" w:line="300" w:lineRule="auto"/>
      </w:pPr>
      <w:r>
        <w:rPr>
          <w:rFonts w:ascii="Calibri" w:eastAsia="宋体" w:hAnsi="Calibri"/>
          <w:sz w:val="18"/>
          <w:szCs w:val="18"/>
        </w:rPr>
        <w:t xml:space="preserve">模板不是一次性人工枚举，也不是无监督聚类，而是“人工种子模板 → 独立验证集判别式挖掘 → 冻结 → 测试集一次评估”的闭环：</w:t>
      </w:r>
    </w:p>
    <w:p>
      <w:pPr>
        <w:spacing w:before="0" w:after="60" w:line="300" w:lineRule="auto"/>
      </w:pPr>
      <w:r>
        <w:rPr>
          <w:rFonts w:ascii="Calibri" w:eastAsia="宋体" w:hAnsi="Calibri"/>
          <w:sz w:val="18"/>
          <w:szCs w:val="18"/>
        </w:rPr>
        <w:t xml:space="preserve">① 种子：由攻击家族机理与人工定性阅读构造初始模板（含本次 18 变体 + SI-1），每条必须带 xdata 类锚点。</w:t>
      </w:r>
    </w:p>
    <w:p>
      <w:pPr>
        <w:spacing w:before="0" w:after="60" w:line="300" w:lineRule="auto"/>
      </w:pPr>
      <w:r>
        <w:rPr>
          <w:rFonts w:ascii="Calibri" w:eastAsia="宋体" w:hAnsi="Calibri"/>
          <w:sz w:val="18"/>
          <w:szCs w:val="18"/>
        </w:rPr>
        <w:t xml:space="preserve">② 候选枚举：在 val.jsonl（1,880 条，与 test 物理隔离）上沿 B1/B2 枚举节点中性谓词组合（属性共现、边关系、步内/步间形状），不使用任何危害标签参与匹配，标签只用于事后打分。</w:t>
      </w:r>
    </w:p>
    <w:p>
      <w:pPr>
        <w:spacing w:before="0" w:after="60" w:line="300" w:lineRule="auto"/>
      </w:pPr>
      <w:r>
        <w:rPr>
          <w:rFonts w:ascii="Calibri" w:eastAsia="宋体" w:hAnsi="Calibri"/>
          <w:sz w:val="18"/>
          <w:szCs w:val="18"/>
        </w:rPr>
        <w:t xml:space="preserve">③ 判别式打分：对每个候选链模式计算 support（命中正例数，≥20 起估）、经验精确率（β 收缩）、lift（相对基础正例率的提升）；在负例上产生命中的模式按精确率优先原则剪枝——纯动作类型模式（无锚）即在此被淘汰（实测精确率 0.561）。</w:t>
      </w:r>
    </w:p>
    <w:p>
      <w:pPr>
        <w:spacing w:before="0" w:after="60" w:line="300" w:lineRule="auto"/>
      </w:pPr>
      <w:r>
        <w:rPr>
          <w:rFonts w:ascii="Calibri" w:eastAsia="宋体" w:hAnsi="Calibri"/>
          <w:sz w:val="18"/>
          <w:szCs w:val="18"/>
        </w:rPr>
        <w:t xml:space="preserve">④ 选择：贪心集合覆盖，按精确率降序依次加入边际召回最大的模式，直到 lift≤1 或增益低于阈值；新词表 / 新谓词只在 val 上定型。</w:t>
      </w:r>
    </w:p>
    <w:p>
      <w:pPr>
        <w:spacing w:before="0" w:after="60" w:line="300" w:lineRule="auto"/>
      </w:pPr>
      <w:r>
        <w:rPr>
          <w:rFonts w:ascii="Calibri" w:eastAsia="宋体" w:hAnsi="Calibri"/>
          <w:sz w:val="18"/>
          <w:szCs w:val="18"/>
        </w:rPr>
        <w:t xml:space="preserve">⑤ 冻结与评估：模板库冻结后在 test（AgentDrift 1,881）与 MemEvoBench 上各评估一次；任何 test 上的失败样例只能回到下一轮 val 迭代，禁止回流修模板。</w:t>
      </w:r>
    </w:p>
    <w:p>
      <w:pPr>
        <w:spacing w:before="0" w:after="80" w:line="300" w:lineRule="auto"/>
      </w:pPr>
      <w:r>
        <w:rPr>
          <w:rFonts w:ascii="Calibri" w:eastAsia="宋体" w:hAnsi="Calibri"/>
          <w:i/>
          <w:sz w:val="16"/>
          <w:szCs w:val="16"/>
          <w:color w:val="595959"/>
        </w:rPr>
        <w:t xml:space="preserve">MP-2/MP-3 等跨主体变体属“机理预留、语料不实例化”：在跨主体数据到位前不参与打分，也不计入覆盖率。</w:t>
      </w:r>
    </w:p>
    <w:p>
      <w:pPr>
        <w:spacing w:before="240" w:after="120"/>
        <w:pBdr>
          <w:bottom w:val="single" w:sz="6" w:space="2" w:color="2E7D32"/>
        </w:pBdr>
      </w:pPr>
      <w:r>
        <w:rPr>
          <w:rFonts w:ascii="Calibri" w:eastAsia="宋体" w:hAnsi="Calibri"/>
          <w:b/>
          <w:sz w:val="26"/>
          <w:szCs w:val="26"/>
          <w:color w:val="1F5C2E"/>
        </w:rPr>
        <w:t xml:space="preserve">【修订】3.2　多模板 × 完整事件图的匹配算法</w:t>
      </w:r>
    </w:p>
    <w:p>
      <w:pPr>
        <w:spacing w:after="120" w:line="276" w:lineRule="auto"/>
      </w:pPr>
      <w:r>
        <w:rPr>
          <w:rFonts w:ascii="Calibri" w:eastAsia="宋体" w:hAnsi="Calibri"/>
          <w:sz w:val="20"/>
          <w:szCs w:val="20"/>
        </w:rPr>
        <w:t xml:space="preserve">① 建图：完整事件图 TG（U/AC/TR/R/Th/Sys + B1/B2 两类可并存边）。R 作为 AC 参数上的资源属性参与 B2 值匹配，不强制独立成点。</w:t>
      </w:r>
    </w:p>
    <w:p>
      <w:pPr>
        <w:spacing w:after="120" w:line="276" w:lineRule="auto"/>
      </w:pPr>
      <w:r>
        <w:rPr>
          <w:rFonts w:ascii="Calibri" w:eastAsia="宋体" w:hAnsi="Calibri"/>
          <w:sz w:val="20"/>
          <w:szCs w:val="20"/>
        </w:rPr>
        <w:t xml:space="preserve">② 编译与一次扫描：每条模板编译为节点状态机（节点谓词仅中性属性；转移 = B1 相邻 / B1≤h / B2 三规则 / B2+actor_change）；全部模板合并为 Union-NFA，按 B1 拓扑序一次扫描，输出全部候选嵌入——多模板可同时命中同一子图，不预先剔除“未确认危害”的链。</w:t>
      </w:r>
    </w:p>
    <w:p>
      <w:pPr>
        <w:spacing w:after="120" w:line="276" w:lineRule="auto"/>
      </w:pPr>
      <w:r>
        <w:rPr>
          <w:rFonts w:ascii="Calibri" w:eastAsia="宋体" w:hAnsi="Calibri"/>
          <w:sz w:val="20"/>
          <w:szCs w:val="20"/>
        </w:rPr>
        <w:t xml:space="preserve">③ 风险后置评估：对每条候选链末端动作独立裁决 confirmed / adopted / pending；越权、有害载荷、授权范围判定全部在此步（复用授权集合 W 与载荷规则），匹配器不持有危害结论。</w:t>
      </w:r>
    </w:p>
    <w:p>
      <w:pPr>
        <w:spacing w:after="120" w:line="276" w:lineRule="auto"/>
      </w:pPr>
      <w:r>
        <w:rPr>
          <w:rFonts w:ascii="Calibri" w:eastAsia="宋体" w:hAnsi="Calibri"/>
          <w:sz w:val="20"/>
          <w:szCs w:val="20"/>
        </w:rPr>
        <w:t xml:space="preserve">④ 聚合与分流：同源、B1 时间连续的多个末端动作合并为一个攻击事件 (源, [动作₁..ₖ])；一链命中多模板取最简结构；P4 直接输出未遂；P5 转任务-结果比对；pending 链作为假设直接输入第四步反事实分析。</w:t>
      </w:r>
    </w:p>
    <w:p>
      <w:pPr>
        <w:spacing w:after="120" w:line="276" w:lineRule="auto"/>
      </w:pPr>
      <w:r>
        <w:rPr>
          <w:rFonts w:ascii="Calibri" w:eastAsia="宋体" w:hAnsi="Calibri"/>
          <w:b/>
          <w:sz w:val="20"/>
          <w:szCs w:val="20"/>
        </w:rPr>
        <w:t xml:space="preserve">输出契约 C(G) = [{family, variant, chain:[节点…], edges:[{类型}], verdict, evidence}]，是因果分析模块的唯一图侧输入。</w:t>
      </w:r>
    </w:p>
    <w:p>
      <w:pPr>
        <w:spacing w:before="240" w:after="120"/>
        <w:pBdr>
          <w:bottom w:val="single" w:sz="6" w:space="2" w:color="2E7D32"/>
        </w:pBdr>
      </w:pPr>
      <w:r>
        <w:rPr>
          <w:rFonts w:ascii="Calibri" w:eastAsia="宋体" w:hAnsi="Calibri"/>
          <w:b/>
          <w:sz w:val="26"/>
          <w:szCs w:val="26"/>
          <w:color w:val="1F5C2E"/>
        </w:rPr>
        <w:t xml:space="preserve">【修订 2026-10-15（二）】3.2 修订二　证据档更名、先验映射与三路分流</w:t>
      </w:r>
    </w:p>
    <w:p>
      <w:pPr>
        <w:spacing w:before="0" w:after="60" w:line="300" w:lineRule="auto"/>
      </w:pPr>
      <w:r>
        <w:rPr>
          <w:rFonts w:ascii="Calibri" w:eastAsia="宋体" w:hAnsi="Calibri"/>
          <w:sz w:val="18"/>
          <w:szCs w:val="18"/>
        </w:rPr>
        <w:t xml:space="preserve">③中的 confirmed / adopted / pending 三档更名为“结构证据强度档”，四档全部只描述结构证据，均不等于攻击结论；攻击终判统一在第六步 risk(x) ≥ θ。每档附带因果先验初值 s_conf 与是否强制审计标志。</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700"/>
        <w:gridCol w:w="4200"/>
        <w:gridCol w:w="1300"/>
        <w:gridCol w:w="1800"/>
      </w:tblGrid>
      <w:tr>
        <w:tc>
          <w:tcPr>
            <w:tcW w:w="17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证据档</w:t>
            </w:r>
          </w:p>
        </w:tc>
        <w:tc>
          <w:tcPr>
            <w:tcW w:w="42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触发条件</w:t>
            </w:r>
          </w:p>
        </w:tc>
        <w:tc>
          <w:tcPr>
            <w:tcW w:w="13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先验 s_conf
（初值，val 校准）</w:t>
            </w:r>
          </w:p>
        </w:tc>
        <w:tc>
          <w:tcPr>
            <w:tcW w:w="18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处置</w:t>
            </w:r>
          </w:p>
        </w:tc>
      </w:tr>
      <w:tr>
        <w:tc>
          <w:tcPr>
            <w:tcW w:w="1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structural_high</w:t>
            </w:r>
          </w:p>
        </w:tc>
        <w:tc>
          <w:tcPr>
            <w:tcW w:w="4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链末端动作携带越权或有害载荷属性，且模板未显式压制该档</w:t>
            </w:r>
          </w:p>
        </w:tc>
        <w:tc>
          <w:tcPr>
            <w:tcW w:w="1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0.9</w:t>
            </w:r>
          </w:p>
        </w:tc>
        <w:tc>
          <w:tcPr>
            <w:tcW w:w="18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可作 θ 校准后的退化免审通道</w:t>
            </w:r>
          </w:p>
        </w:tc>
      </w:tr>
      <w:tr>
        <w:tc>
          <w:tcPr>
            <w:tcW w:w="1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adopted</w:t>
            </w:r>
          </w:p>
        </w:tc>
        <w:tc>
          <w:tcPr>
            <w:tcW w:w="4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外部实体 / 指令经 B2 或 join 进入末端动作参数，危害尚未坐实（MP 家族即在此档）</w:t>
            </w:r>
          </w:p>
        </w:tc>
        <w:tc>
          <w:tcPr>
            <w:tcW w:w="1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0.6</w:t>
            </w:r>
          </w:p>
        </w:tc>
        <w:tc>
          <w:tcPr>
            <w:tcW w:w="18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must_audit：强制反事实</w:t>
            </w:r>
          </w:p>
        </w:tc>
      </w:tr>
      <w:tr>
        <w:tc>
          <w:tcPr>
            <w:tcW w:w="1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structural_pending</w:t>
            </w:r>
          </w:p>
        </w:tc>
        <w:tc>
          <w:tcPr>
            <w:tcW w:w="4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结构可疑但证据不足：纯时序链（如 DE-1）、sys 内化无末端动作、DL 无危害属性等</w:t>
            </w:r>
          </w:p>
        </w:tc>
        <w:tc>
          <w:tcPr>
            <w:tcW w:w="1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0.3</w:t>
            </w:r>
          </w:p>
        </w:tc>
        <w:tc>
          <w:tcPr>
            <w:tcW w:w="18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must_audit：强制反事实</w:t>
            </w:r>
          </w:p>
        </w:tc>
      </w:tr>
      <w:tr>
        <w:tc>
          <w:tcPr>
            <w:tcW w:w="1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refused</w:t>
            </w:r>
          </w:p>
        </w:tc>
        <w:tc>
          <w:tcPr>
            <w:tcW w:w="4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信号被识别后出现拒绝 / 执行失败，无后继落地动作</w:t>
            </w:r>
          </w:p>
        </w:tc>
        <w:tc>
          <w:tcPr>
            <w:tcW w:w="1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0.1</w:t>
            </w:r>
          </w:p>
        </w:tc>
        <w:tc>
          <w:tcPr>
            <w:tcW w:w="18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未遂单独报告</w:t>
            </w:r>
          </w:p>
        </w:tc>
      </w:tr>
    </w:tbl>
    <w:p>
      <w:pPr>
        <w:spacing w:after="80"/>
      </w:pPr>
    </w:p>
    <w:p>
      <w:pPr>
        <w:spacing w:before="0" w:after="60" w:line="300" w:lineRule="auto"/>
      </w:pPr>
      <w:r>
        <w:rPr>
          <w:rFonts w:ascii="Calibri" w:eastAsia="宋体" w:hAnsi="Calibri"/>
          <w:sz w:val="18"/>
          <w:szCs w:val="18"/>
        </w:rPr>
        <w:t xml:space="preserve">匹配器输出契约相应更新：C(G) 中每条链在原 family/variant/chain/edges/evidence 之外携带 verdict（上述四档之一）、prior（先验值）、must_audit（布尔）。legacy 标签 P1–P8 由链的存在性与末端属性反推，与档位命名解耦，2,201 条回归 0 差异。</w:t>
      </w:r>
    </w:p>
    <w:p>
      <w:pPr>
        <w:spacing w:before="120" w:after="80" w:line="300" w:lineRule="auto"/>
      </w:pPr>
      <w:r>
        <w:rPr>
          <w:rFonts w:ascii="Calibri" w:eastAsia="宋体" w:hAnsi="Calibri"/>
          <w:b/>
          <w:sz w:val="21"/>
          <w:szCs w:val="21"/>
        </w:rPr>
        <w:t xml:space="preserve">三路分流（覆盖未知攻击：匹配与终判彻底分离）</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300"/>
        <w:gridCol w:w="3300"/>
        <w:gridCol w:w="2900"/>
        <w:gridCol w:w="1500"/>
      </w:tblGrid>
      <w:tr>
        <w:tc>
          <w:tcPr>
            <w:tcW w:w="13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路径</w:t>
            </w:r>
          </w:p>
        </w:tc>
        <w:tc>
          <w:tcPr>
            <w:tcW w:w="33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触发条件</w:t>
            </w:r>
          </w:p>
        </w:tc>
        <w:tc>
          <w:tcPr>
            <w:tcW w:w="29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处置</w:t>
            </w:r>
          </w:p>
        </w:tc>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能否直接出结论</w:t>
            </w:r>
          </w:p>
        </w:tc>
      </w:tr>
      <w:tr>
        <w:tc>
          <w:tcPr>
            <w:tcW w:w="1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路径Ⅰ
模板快通道</w:t>
            </w:r>
          </w:p>
        </w:tc>
        <w:tc>
          <w:tcPr>
            <w:tcW w:w="3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命中 3.1 模板族</w:t>
            </w:r>
          </w:p>
        </w:tc>
        <w:tc>
          <w:tcPr>
            <w:tcW w:w="2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high 档免审；adopted / pending 档进入第四步反事实</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免审部分可（工程退化，需 θ 校准）</w:t>
            </w:r>
          </w:p>
        </w:tc>
      </w:tr>
      <w:tr>
        <w:tc>
          <w:tcPr>
            <w:tcW w:w="1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路径Ⅱ
嫌疑路由</w:t>
            </w:r>
          </w:p>
        </w:tc>
        <w:tc>
          <w:tcPr>
            <w:tcW w:w="3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无模板命中，但存在结构高危动作（含 116 条无锚“凭空动作”型 FN）</w:t>
            </w:r>
          </w:p>
        </w:tc>
        <w:tc>
          <w:tcPr>
            <w:tcW w:w="2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送第四步反事实，由 risk ≥ θ 终判</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否；裸信号精确率仅 0.561 / 0.590</w:t>
            </w:r>
          </w:p>
        </w:tc>
      </w:tr>
      <w:tr>
        <w:tc>
          <w:tcPr>
            <w:tcW w:w="1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路径Ⅲ
结果通道</w:t>
            </w:r>
          </w:p>
        </w:tc>
        <w:tc>
          <w:tcPr>
            <w:tcW w:w="3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无高危动作，但 task 与最终结果不一致、或出现采纳未遂</w:t>
            </w:r>
          </w:p>
        </w:tc>
        <w:tc>
          <w:tcPr>
            <w:tcW w:w="2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任务-结果比对或判读模型</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否</w:t>
            </w:r>
          </w:p>
        </w:tc>
      </w:tr>
    </w:tbl>
    <w:p>
      <w:pPr>
        <w:spacing w:after="80"/>
      </w:pPr>
    </w:p>
    <w:p>
      <w:pPr>
        <w:spacing w:before="0" w:after="80" w:line="300" w:lineRule="auto"/>
      </w:pPr>
      <w:r>
        <w:rPr>
          <w:rFonts w:ascii="Calibri" w:eastAsia="宋体" w:hAnsi="Calibri"/>
          <w:i/>
          <w:sz w:val="16"/>
          <w:szCs w:val="16"/>
          <w:color w:val="595959"/>
        </w:rPr>
        <w:t xml:space="preserve">方法论口径：三条路径的终判都是 risk(x) ≥ θ；“免审”只是高证据档在阈值校准后的工程退化（论文逻辑统一终判、系统实现分级免审），不是第二套判定标准。</w:t>
      </w:r>
    </w:p>
    <w:p>
      <w:pPr>
        <w:spacing w:before="240" w:after="120"/>
        <w:pBdr>
          <w:bottom w:val="single" w:sz="6" w:space="2" w:color="2E7D32"/>
        </w:pBdr>
      </w:pPr>
      <w:r>
        <w:rPr>
          <w:rFonts w:ascii="Calibri" w:eastAsia="宋体" w:hAnsi="Calibri"/>
          <w:b/>
          <w:sz w:val="26"/>
          <w:szCs w:val="26"/>
          <w:color w:val="1F5C2E"/>
        </w:rPr>
        <w:t xml:space="preserve">【修订 2026-10-15（四）】3.2 修订三　C(G) 与因果步的对齐契约</w:t>
      </w:r>
    </w:p>
    <w:p>
      <w:pPr>
        <w:spacing w:before="0" w:after="60" w:line="300" w:lineRule="auto"/>
      </w:pPr>
      <w:r>
        <w:rPr>
          <w:rFonts w:ascii="Calibri" w:eastAsia="宋体" w:hAnsi="Calibri"/>
          <w:sz w:val="18"/>
          <w:szCs w:val="18"/>
        </w:rPr>
        <w:t xml:space="preserve">模板输出的原始候选链存在大量冗余嵌入（同一源-末端对被 ES-A1/A2 等多模板重复命中），不能逐条送入反事实。离线零 API 实测（AgentDrift 1,881 条，ES 口径）给出契约的设计依据：</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400"/>
        <w:gridCol w:w="2900"/>
        <w:gridCol w:w="3700"/>
      </w:tblGrid>
      <w:tr>
        <w:tc>
          <w:tcPr>
            <w:tcW w:w="24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结构事实</w:t>
            </w:r>
          </w:p>
        </w:tc>
        <w:tc>
          <w:tcPr>
            <w:tcW w:w="29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实测值</w:t>
            </w:r>
          </w:p>
        </w:tc>
        <w:tc>
          <w:tcPr>
            <w:tcW w:w="37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契约含义</w:t>
            </w:r>
          </w:p>
        </w:tc>
      </w:tr>
      <w:tr>
        <w:tc>
          <w:tcPr>
            <w:tcW w:w="2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原始 (源, 末端) 对</w:t>
            </w:r>
          </w:p>
        </w:tc>
        <w:tc>
          <w:tcPr>
            <w:tcW w:w="2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2,119 对，均 1.13 / 轨迹，单轨迹最大 9</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进因果步前必须规范化去重</w:t>
            </w:r>
          </w:p>
        </w:tc>
      </w:tr>
      <w:tr>
        <w:tc>
          <w:tcPr>
            <w:tcW w:w="2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多源共享同一末端</w:t>
            </w:r>
          </w:p>
        </w:tc>
        <w:tc>
          <w:tcPr>
            <w:tcW w:w="2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65 个末端，占 3.2%</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需要 contested 归因，防止危害重复计数</w:t>
            </w:r>
          </w:p>
        </w:tc>
      </w:tr>
      <w:tr>
        <w:tc>
          <w:tcPr>
            <w:tcW w:w="2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≥2 攻击事件的轨迹</w:t>
            </w:r>
          </w:p>
        </w:tc>
        <w:tc>
          <w:tcPr>
            <w:tcW w:w="2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30 条（1.6%）</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事件聚合后基本一轨迹一事件，多级聚合是边角</w:t>
            </w:r>
          </w:p>
        </w:tc>
      </w:tr>
      <w:tr>
        <w:tc>
          <w:tcPr>
            <w:tcW w:w="2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有信号无末端</w:t>
            </w:r>
          </w:p>
        </w:tc>
        <w:tc>
          <w:tcPr>
            <w:tcW w:w="2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70 条</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adopted / pending 强制审计，规模小</w:t>
            </w:r>
          </w:p>
        </w:tc>
      </w:tr>
      <w:tr>
        <w:tc>
          <w:tcPr>
            <w:tcW w:w="2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无信号有结构高危动作</w:t>
            </w:r>
          </w:p>
        </w:tc>
        <w:tc>
          <w:tcPr>
            <w:tcW w:w="2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888 条</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路径Ⅱ嫌疑路由，裸信号精确率仅 0.561，全部强制审计</w:t>
            </w:r>
          </w:p>
        </w:tc>
      </w:tr>
    </w:tbl>
    <w:p>
      <w:pPr>
        <w:spacing w:after="80"/>
      </w:pPr>
    </w:p>
    <w:p>
      <w:pPr>
        <w:spacing w:before="120" w:after="80" w:line="300" w:lineRule="auto"/>
      </w:pPr>
      <w:r>
        <w:rPr>
          <w:rFonts w:ascii="Calibri" w:eastAsia="宋体" w:hAnsi="Calibri"/>
          <w:b/>
          <w:sz w:val="21"/>
          <w:szCs w:val="21"/>
        </w:rPr>
        <w:t xml:space="preserve">第一层：链规范化（模板级去重）</w:t>
      </w:r>
    </w:p>
    <w:p>
      <w:pPr>
        <w:spacing w:before="0" w:after="60" w:line="300" w:lineRule="auto"/>
      </w:pPr>
      <w:r>
        <w:rPr>
          <w:rFonts w:ascii="Calibri" w:eastAsia="宋体" w:hAnsi="Calibri"/>
          <w:sz w:val="18"/>
          <w:szCs w:val="18"/>
        </w:rPr>
        <w:t xml:space="preserve">去重键 = (源节点 s, 末端节点 a)。同一对被多个模板 / 多条嵌入命中时只保留一条代表链进入审计，全部 variant 标签保留用于第六步攻击类型映射。代表链偏序：B2 直连 优先于 纯 B1 时序；跳数少 优先于 跳数多；证据档 structural_high &gt; adopted &gt; structural_pending。</w:t>
      </w:r>
    </w:p>
    <w:p>
      <w:pPr>
        <w:spacing w:before="120" w:after="80" w:line="300" w:lineRule="auto"/>
      </w:pPr>
      <w:r>
        <w:rPr>
          <w:rFonts w:ascii="Calibri" w:eastAsia="宋体" w:hAnsi="Calibri"/>
          <w:b/>
          <w:sz w:val="21"/>
          <w:szCs w:val="21"/>
        </w:rPr>
        <w:t xml:space="preserve">第二层：事件聚合——审计单元是事件，不是链</w:t>
      </w:r>
    </w:p>
    <w:p>
      <w:pPr>
        <w:spacing w:before="0" w:after="60" w:line="300" w:lineRule="auto"/>
      </w:pPr>
      <w:r>
        <w:rPr>
          <w:rFonts w:ascii="Calibri" w:eastAsia="宋体" w:hAnsi="Calibri"/>
          <w:sz w:val="18"/>
          <w:szCs w:val="18"/>
        </w:rPr>
        <w:t xml:space="preserve">事件键 = 源节点 s，事件 e = (s, A_s)，其中 A_s 为该源经 B1 可达、时间连续（间隙 ≤ h=3）的全部末端动作。一次 do(s:=s₀) 同时覆盖 A_s，事件结局为各末端危害的或：y_e = OR_k y_k。同事件各链共享一次干预、一个 p_cf0，事件内禁止独立乘积。</w:t>
      </w:r>
    </w:p>
    <w:p>
      <w:pPr>
        <w:spacing w:before="120" w:after="80" w:line="300" w:lineRule="auto"/>
      </w:pPr>
      <w:r>
        <w:rPr>
          <w:rFonts w:ascii="Calibri" w:eastAsia="宋体" w:hAnsi="Calibri"/>
          <w:b/>
          <w:sz w:val="21"/>
          <w:szCs w:val="21"/>
        </w:rPr>
        <w:t xml:space="preserve">第三层：多源共享末端（contested，3.2%）</w:t>
      </w:r>
    </w:p>
    <w:p>
      <w:pPr>
        <w:spacing w:before="0" w:after="60" w:line="300" w:lineRule="auto"/>
      </w:pPr>
      <w:r>
        <w:rPr>
          <w:rFonts w:ascii="Calibri" w:eastAsia="宋体" w:hAnsi="Calibri"/>
          <w:sz w:val="18"/>
          <w:szCs w:val="18"/>
        </w:rPr>
        <w:t xml:space="preserve">被两个以上事件源关联的末端标记 contested：分别干预各源得到 PN_{s→a}，归因给 PN 最大的源（根因源）；该末端危害在轨迹聚合时只计一次，不允许两个事件对同一危害重复计分。</w:t>
      </w:r>
    </w:p>
    <w:p>
      <w:pPr>
        <w:spacing w:before="120" w:after="80" w:line="300" w:lineRule="auto"/>
      </w:pPr>
      <w:r>
        <w:rPr>
          <w:rFonts w:ascii="Calibri" w:eastAsia="宋体" w:hAnsi="Calibri"/>
          <w:b/>
          <w:sz w:val="21"/>
          <w:szCs w:val="21"/>
        </w:rPr>
        <w:t xml:space="preserve">第四层：准入规则（哪些链 / 事件进入第四步）</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00"/>
        <w:gridCol w:w="1500"/>
        <w:gridCol w:w="4900"/>
      </w:tblGrid>
      <w:tr>
        <w:tc>
          <w:tcPr>
            <w:tcW w:w="26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输入</w:t>
            </w:r>
          </w:p>
        </w:tc>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是否进反事实</w:t>
            </w:r>
          </w:p>
        </w:tc>
        <w:tc>
          <w:tcPr>
            <w:tcW w:w="49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干预方式与结局</w:t>
            </w:r>
          </w:p>
        </w:tc>
      </w:tr>
      <w:tr>
        <w:tc>
          <w:tcPr>
            <w:tcW w:w="2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structural_high（模板未压制）</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否（免审）</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p_cf0 取校准下界，直接进风险合成</w:t>
            </w:r>
          </w:p>
        </w:tc>
      </w:tr>
      <w:tr>
        <w:tc>
          <w:tcPr>
            <w:tcW w:w="2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adopted / structural_pending</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是</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do(s:=s₀)，每事件 2 次调用（事实臂重放 + 反事实臂续写）</w:t>
            </w:r>
          </w:p>
        </w:tc>
      </w:tr>
      <w:tr>
        <w:tc>
          <w:tcPr>
            <w:tcW w:w="2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refused</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否</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默认不做“若未拒绝”的充分性审计，结构即未遂结论；充分性分析仅在对照实验需要时抽样进行</w:t>
            </w:r>
          </w:p>
        </w:tc>
      </w:tr>
      <w:tr>
        <w:tc>
          <w:tcPr>
            <w:tcW w:w="2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路径Ⅱ：无模板但有高危动作</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是</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无单一源：对末端前全部外部观察联合施加中和算子 do(X_ext:=良性)；PN 解释为“外部上下文整体”的必要性</w:t>
            </w:r>
          </w:p>
        </w:tc>
      </w:tr>
      <w:tr>
        <w:tc>
          <w:tcPr>
            <w:tcW w:w="2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路径Ⅲ：结果通道</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否</w:t>
            </w:r>
          </w:p>
        </w:tc>
        <w:tc>
          <w:tcPr>
            <w:tcW w:w="4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任务-结果比对，不经反事实</w:t>
            </w:r>
          </w:p>
        </w:tc>
      </w:tr>
    </w:tbl>
    <w:p>
      <w:pPr>
        <w:spacing w:after="80"/>
      </w:pPr>
    </w:p>
    <w:p>
      <w:pPr>
        <w:spacing w:before="120" w:after="80" w:line="300" w:lineRule="auto"/>
      </w:pPr>
      <w:r>
        <w:rPr>
          <w:rFonts w:ascii="Calibri" w:eastAsia="宋体" w:hAnsi="Calibri"/>
          <w:b/>
          <w:sz w:val="21"/>
          <w:szCs w:val="21"/>
        </w:rPr>
        <w:t xml:space="preserve">第五层：事件级主判 + 根因级补干预（两级，控调用量）</w:t>
      </w:r>
    </w:p>
    <w:p>
      <w:pPr>
        <w:spacing w:before="0" w:after="60" w:line="300" w:lineRule="auto"/>
      </w:pPr>
      <w:r>
        <w:rPr>
          <w:rFonts w:ascii="Calibri" w:eastAsia="宋体" w:hAnsi="Calibri"/>
          <w:sz w:val="18"/>
          <w:szCs w:val="18"/>
        </w:rPr>
        <w:t xml:space="preserve">事件级：只干预源 s，产出该事件的主判 PN / ATE，覆盖全部 must_audit 事件；3.3 协议②-a 的调用量口径相应为“2 次 / 事件”（灰区升级 k=3）。根因级：仅当事件已判攻击、且第六步需要输出根因节点时，对链上至多 2 个中介（Th[internal]、末端 AC 参数）追加干预；根因定位不触发新的轨迹判决。</w:t>
      </w:r>
    </w:p>
    <w:p>
      <w:pPr>
        <w:spacing w:before="120" w:after="80" w:line="300" w:lineRule="auto"/>
      </w:pPr>
      <w:r>
        <w:rPr>
          <w:rFonts w:ascii="Calibri" w:eastAsia="宋体" w:hAnsi="Calibri"/>
          <w:b/>
          <w:sz w:val="21"/>
          <w:szCs w:val="21"/>
        </w:rPr>
        <w:t xml:space="preserve">因果步输入契约 E(G)（替换 3.2 的裸 C(G)）</w:t>
      </w:r>
    </w:p>
    <w:p>
      <w:pPr>
        <w:spacing w:after="80" w:line="264" w:lineRule="auto"/>
        <w:shd w:val="clear" w:color="auto" w:fill="F2F2F2"/>
        <w:ind w:left="120" w:right="120"/>
      </w:pPr>
      <w:r>
        <w:rPr>
          <w:rFonts w:ascii="Consolas" w:eastAsia="宋体" w:hAnsi="Consolas"/>
          <w:sz w:val="16"/>
          <w:szCs w:val="16"/>
        </w:rPr>
        <w:t xml:space="preserve">E(G) = [{event_id, source:nid, endpoints:[nid], variants:[标签…],
         verdict, pi_T, y_defs:[H1..H5 已实现分量], contested:bool}]</w:t>
      </w:r>
    </w:p>
    <w:p>
      <w:pPr>
        <w:spacing w:before="0" w:after="60" w:line="300" w:lineRule="auto"/>
      </w:pPr>
      <w:r>
        <w:rPr>
          <w:rFonts w:ascii="Calibri" w:eastAsia="宋体" w:hAnsi="Calibri"/>
          <w:sz w:val="18"/>
          <w:szCs w:val="18"/>
        </w:rPr>
        <w:t xml:space="preserve">风险合成：事件风险 risk(e) = π_T · S_conf · (PN_e + ATE_e)（3.3 补充定义）；轨迹风险 risk(T) = 1 − ∏_e (1 − risk(e))，事件间近似独立；contested 末端的危害分量在乘积中只出现一次。</w:t>
      </w:r>
    </w:p>
    <w:p>
      <w:pPr>
        <w:spacing w:before="0" w:after="80" w:line="300" w:lineRule="auto"/>
      </w:pPr>
      <w:r>
        <w:rPr>
          <w:rFonts w:ascii="Calibri" w:eastAsia="宋体" w:hAnsi="Calibri"/>
          <w:i/>
          <w:sz w:val="16"/>
          <w:szCs w:val="16"/>
          <w:color w:val="595959"/>
        </w:rPr>
        <w:t xml:space="preserve">MemEvoBench 的 MP 家族走 novel-join（不经 signal_steps）：其事件键取被采纳的 novel 实体来源 TR 节点，末端集合同样按 B1≤h 聚合；实测零多源共享，contested 不触发。</w:t>
      </w:r>
    </w:p>
    <w:p>
      <w:pPr>
        <w:spacing w:before="240" w:after="120"/>
        <w:pBdr>
          <w:bottom w:val="single" w:sz="6" w:space="2" w:color="2E7D32"/>
        </w:pBdr>
      </w:pPr>
      <w:r>
        <w:rPr>
          <w:rFonts w:ascii="Calibri" w:eastAsia="宋体" w:hAnsi="Calibri"/>
          <w:b/>
          <w:sz w:val="26"/>
          <w:szCs w:val="26"/>
          <w:color w:val="1F5C2E"/>
        </w:rPr>
        <w:t xml:space="preserve">【修订 2026-10-15（二）】3.3　基于审计模型的概率赋值（第四步概率的来源与协议对照）</w:t>
      </w:r>
    </w:p>
    <w:p>
      <w:pPr>
        <w:spacing w:before="120" w:after="80" w:line="300" w:lineRule="auto"/>
      </w:pPr>
      <w:r>
        <w:rPr>
          <w:rFonts w:ascii="Calibri" w:eastAsia="宋体" w:hAnsi="Calibri"/>
          <w:b/>
          <w:sz w:val="21"/>
          <w:szCs w:val="21"/>
        </w:rPr>
        <w:t xml:space="preserve">1）审计对象与三个概率</w:t>
      </w:r>
    </w:p>
    <w:p>
      <w:pPr>
        <w:spacing w:before="0" w:after="60" w:line="300" w:lineRule="auto"/>
      </w:pPr>
      <w:r>
        <w:rPr>
          <w:rFonts w:ascii="Calibri" w:eastAsia="宋体" w:hAnsi="Calibri"/>
          <w:sz w:val="18"/>
          <w:szCs w:val="18"/>
        </w:rPr>
        <w:t xml:space="preserve">对每条候选链 c = (s → … → a)（s = 信号源节点，a = 末端动作）与按危害分类法预先定义的二值结局 y，审计模型逐链输出：</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100"/>
        <w:gridCol w:w="6500"/>
        <w:gridCol w:w="1400"/>
      </w:tblGrid>
      <w:tr>
        <w:tc>
          <w:tcPr>
            <w:tcW w:w="11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概率</w:t>
            </w:r>
          </w:p>
        </w:tc>
        <w:tc>
          <w:tcPr>
            <w:tcW w:w="6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提问</w:t>
            </w:r>
          </w:p>
        </w:tc>
        <w:tc>
          <w:tcPr>
            <w:tcW w:w="14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世界</w:t>
            </w:r>
          </w:p>
        </w:tc>
      </w:tr>
      <w:tr>
        <w:tc>
          <w:tcPr>
            <w:tcW w:w="11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p_obs</w:t>
            </w:r>
          </w:p>
        </w:tc>
        <w:tc>
          <w:tcPr>
            <w:tcW w:w="6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P(y=1 | 完整轨迹)：事实上末端造成实际危害的概率</w:t>
            </w:r>
          </w:p>
        </w:tc>
        <w:tc>
          <w:tcPr>
            <w:tcW w:w="1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事实世界</w:t>
            </w:r>
          </w:p>
        </w:tc>
      </w:tr>
      <w:tr>
        <w:tc>
          <w:tcPr>
            <w:tcW w:w="11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p_cf0</w:t>
            </w:r>
          </w:p>
        </w:tc>
        <w:tc>
          <w:tcPr>
            <w:tcW w:w="6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P(y=1 | do(s:=s₀)，其余节点固定为事实值)：将信号源干预为良性（删除 / 中和注入内容）后，同一危害仍经其他途径发生的概率</w:t>
            </w:r>
          </w:p>
        </w:tc>
        <w:tc>
          <w:tcPr>
            <w:tcW w:w="1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反事实</w:t>
            </w:r>
          </w:p>
        </w:tc>
      </w:tr>
      <w:tr>
        <w:tc>
          <w:tcPr>
            <w:tcW w:w="11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p_cf1</w:t>
            </w:r>
          </w:p>
        </w:tc>
        <w:tc>
          <w:tcPr>
            <w:tcW w:w="6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P(y=1 | do(s:=s₁))：若注入该信号，危害发生的概率（仅负例与校准使用）</w:t>
            </w:r>
          </w:p>
        </w:tc>
        <w:tc>
          <w:tcPr>
            <w:tcW w:w="1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反事实</w:t>
            </w:r>
          </w:p>
        </w:tc>
      </w:tr>
    </w:tbl>
    <w:p>
      <w:pPr>
        <w:spacing w:after="80"/>
      </w:pPr>
    </w:p>
    <w:p>
      <w:pPr>
        <w:spacing w:before="0" w:after="60" w:line="300" w:lineRule="auto"/>
      </w:pPr>
      <w:r>
        <w:rPr>
          <w:rFonts w:ascii="Calibri" w:eastAsia="宋体" w:hAnsi="Calibri"/>
          <w:sz w:val="18"/>
          <w:szCs w:val="18"/>
        </w:rPr>
        <w:t xml:space="preserve">派生量（沿用第四–五步记号）：PN = 1 − p_cf0（与第四步 PN = P(y₀=0 | x=1, y=1) 对应）；ITE ≈ p_obs − p_cf0，按模板族聚合为 ATE；RR = p_obs / max(p_cf0, ε)；risk(e) = π_T · S_conf · (PN + ATE)（符号见 3.3 补充）；轨迹级 risk(T)=1 − ∏_e(1 − risk(e)) 后与 θ 比较。</w:t>
      </w:r>
    </w:p>
    <w:p>
      <w:pPr>
        <w:spacing w:before="0" w:after="60" w:line="300" w:lineRule="auto"/>
      </w:pPr>
      <w:r>
        <w:rPr>
          <w:rFonts w:ascii="Calibri" w:eastAsia="宋体" w:hAnsi="Calibri"/>
          <w:sz w:val="18"/>
          <w:szCs w:val="18"/>
        </w:rPr>
        <w:t xml:space="preserve">引出纪律：模型给 p_cf0 之前，必须先枚举“除 s 之外的替代致因”并引用节点编号，再给数值——这是抑制后见偏差的主要手段。无锚凭空动作型轨迹正是在此被正确分流：替代致因充分则 p_cf0 高、PN 低，不得判攻击。</w:t>
      </w:r>
    </w:p>
    <w:p>
      <w:pPr>
        <w:spacing w:before="120" w:after="80" w:line="300" w:lineRule="auto"/>
      </w:pPr>
      <w:r>
        <w:rPr>
          <w:rFonts w:ascii="Calibri" w:eastAsia="宋体" w:hAnsi="Calibri"/>
          <w:b/>
          <w:sz w:val="21"/>
          <w:szCs w:val="21"/>
        </w:rPr>
        <w:t xml:space="preserve">2）两种审计协议</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00"/>
        <w:gridCol w:w="4300"/>
        <w:gridCol w:w="1500"/>
        <w:gridCol w:w="1700"/>
      </w:tblGrid>
      <w:tr>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协议</w:t>
            </w:r>
          </w:p>
        </w:tc>
        <w:tc>
          <w:tcPr>
            <w:tcW w:w="43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输入与做法</w:t>
            </w:r>
          </w:p>
        </w:tc>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调用量</w:t>
            </w:r>
          </w:p>
        </w:tc>
        <w:tc>
          <w:tcPr>
            <w:tcW w:w="17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主要风险</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协议①
整轨迹直审</w:t>
            </w:r>
          </w:p>
        </w:tc>
        <w:tc>
          <w:tcPr>
            <w:tcW w:w="4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完整事件图一次直出 PN / ATE</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约 1 次 / 轨迹</w:t>
            </w:r>
          </w:p>
        </w:tc>
        <w:tc>
          <w:tcPr>
            <w:tcW w:w="1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看到结局后产生后见偏差，PN 系统性虚高</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协议②-a
模型模拟干预</w:t>
            </w:r>
          </w:p>
        </w:tc>
        <w:tc>
          <w:tcPr>
            <w:tcW w:w="4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每链两次：事实截断续写 + do(s:=s₀) 前向模拟；必要时追加 Th 中介点干预以定位因果力</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2 次 / 事件（灰区升 3；根因补干预 ≤2 中介，见 3.2 修订三）</w:t>
            </w:r>
          </w:p>
        </w:tc>
        <w:tc>
          <w:tcPr>
            <w:tcW w:w="1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成本高，但局部、可核查</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协议②-b
沙箱重放</w:t>
            </w:r>
          </w:p>
        </w:tc>
        <w:tc>
          <w:tcPr>
            <w:tcW w:w="4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在可执行环境中真实重放干预轨迹作为金标（AgentDrift 环境已确认可重放）</w:t>
            </w:r>
          </w:p>
        </w:tc>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不计入判读调用</w:t>
            </w:r>
          </w:p>
        </w:tc>
        <w:tc>
          <w:tcPr>
            <w:tcW w:w="1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样本量受限</w:t>
            </w:r>
          </w:p>
        </w:tc>
      </w:tr>
    </w:tbl>
    <w:p>
      <w:pPr>
        <w:spacing w:after="80"/>
      </w:pPr>
    </w:p>
    <w:p>
      <w:pPr>
        <w:spacing w:before="120" w:after="80" w:line="300" w:lineRule="auto"/>
      </w:pPr>
      <w:r>
        <w:rPr>
          <w:rFonts w:ascii="Calibri" w:eastAsia="宋体" w:hAnsi="Calibri"/>
          <w:b/>
          <w:sz w:val="21"/>
          <w:szCs w:val="21"/>
        </w:rPr>
        <w:t xml:space="preserve">3）协议对照实验（一次性，预算约 450–650 次判读调用）</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00"/>
        <w:gridCol w:w="7500"/>
      </w:tblGrid>
      <w:tr>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环节</w:t>
            </w:r>
          </w:p>
        </w:tc>
        <w:tc>
          <w:tcPr>
            <w:tcW w:w="7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设计</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抽样</w:t>
            </w:r>
          </w:p>
        </w:tc>
        <w:tc>
          <w:tcPr>
            <w:tcW w:w="7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分层抽取 200 条：模板族 × 四档证据档 × GT 正负均衡，从 val / test 分层取样</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双跑</w:t>
            </w:r>
          </w:p>
        </w:tc>
        <w:tc>
          <w:tcPr>
            <w:tcW w:w="7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同一样本分别走协议①与协议②-a；协议②-b 沙箱重放 30 条，优先选取①/②-a 分歧样本与高风险样本</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评价指标</w:t>
            </w:r>
          </w:p>
        </w:tc>
        <w:tc>
          <w:tcPr>
            <w:tcW w:w="7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对 GT 的校准误差 ECE / Brier、AUROC、θ 下判定一致率；关键效应量 = 存在替代致因子集上的 PN 膨胀差 E[PN_① − PN_②a]</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决策规则</w:t>
            </w:r>
          </w:p>
        </w:tc>
        <w:tc>
          <w:tcPr>
            <w:tcW w:w="7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膨胀差 ≥ 0.15：稳态采用协议②-a；否则采用协议①节省调用。路径Ⅱ（无模板 / pending 强制审计）无论结果一律走②-a，不具备省审资格</w:t>
            </w:r>
          </w:p>
        </w:tc>
      </w:tr>
    </w:tbl>
    <w:p>
      <w:pPr>
        <w:spacing w:after="80"/>
      </w:pPr>
    </w:p>
    <w:p>
      <w:pPr>
        <w:spacing w:before="120" w:after="80" w:line="300" w:lineRule="auto"/>
      </w:pPr>
      <w:r>
        <w:rPr>
          <w:rFonts w:ascii="Calibri" w:eastAsia="宋体" w:hAnsi="Calibri"/>
          <w:b/>
          <w:sz w:val="21"/>
          <w:szCs w:val="21"/>
        </w:rPr>
        <w:t xml:space="preserve">4）引出规范、成本与校准纪律</w:t>
      </w:r>
    </w:p>
    <w:p>
      <w:pPr>
        <w:spacing w:before="0" w:after="60" w:line="300" w:lineRule="auto"/>
      </w:pPr>
      <w:r>
        <w:rPr>
          <w:rFonts w:ascii="Calibri" w:eastAsia="宋体" w:hAnsi="Calibri"/>
          <w:sz w:val="18"/>
          <w:szCs w:val="18"/>
        </w:rPr>
        <w:t xml:space="preserve">双盲：模型只见中性表示（节点类型、表示层属性、B1/B2 边），对证据档与 GT 双盲，避免锚定。</w:t>
      </w:r>
    </w:p>
    <w:p>
      <w:pPr>
        <w:spacing w:before="0" w:after="60" w:line="300" w:lineRule="auto"/>
      </w:pPr>
      <w:r>
        <w:rPr>
          <w:rFonts w:ascii="Calibri" w:eastAsia="宋体" w:hAnsi="Calibri"/>
          <w:sz w:val="18"/>
          <w:szCs w:val="18"/>
        </w:rPr>
        <w:t xml:space="preserve">概率箱：固定 9 档（0 / .05 / .1 / .25 / .5 / .75 / .9 / .95 / 1），每个数值必须引用节点编号举证。</w:t>
      </w:r>
    </w:p>
    <w:p>
      <w:pPr>
        <w:spacing w:before="0" w:after="60" w:line="300" w:lineRule="auto"/>
      </w:pPr>
      <w:r>
        <w:rPr>
          <w:rFonts w:ascii="Calibri" w:eastAsia="宋体" w:hAnsi="Calibri"/>
          <w:sz w:val="18"/>
          <w:szCs w:val="18"/>
        </w:rPr>
        <w:t xml:space="preserve">采样次数：默认 k=1；仅当 risk 落入 θ±δ 灰区时升级 k=3 自洽。稳态调用量——路径Ⅰ的 high 档 0 调用，仅路径Ⅱ/Ⅲ与 adopted、pending 链进入审计（当前数据规模为百条级 / 数据集，2 次 / 事件）。</w:t>
      </w:r>
    </w:p>
    <w:p>
      <w:pPr>
        <w:spacing w:before="0" w:after="60" w:line="300" w:lineRule="auto"/>
      </w:pPr>
      <w:r>
        <w:rPr>
          <w:rFonts w:ascii="Calibri" w:eastAsia="宋体" w:hAnsi="Calibri"/>
          <w:sz w:val="18"/>
          <w:szCs w:val="18"/>
        </w:rPr>
        <w:t xml:space="preserve">校准：0.9 / 0.6 / 0.3 / 0.1 仅为先验初值；在独立 val.jsonl（1,880 条，不触碰 test）上按模板族估计经验精确率 π_T（β 收缩，support ≥ 20 起估）替换先验，概率输出再过 isotonic 校准。第五步 Γcrit 只允许下调 s_conf，不允许上调。GT 只有轨迹级，损失与校准一律在轨迹级聚合后进行；标签噪声以校准后敏感性带另行处理。</w:t>
      </w:r>
    </w:p>
    <w:p>
      <w:pPr>
        <w:spacing w:before="240" w:after="120"/>
        <w:pBdr>
          <w:bottom w:val="single" w:sz="6" w:space="2" w:color="2E7D32"/>
        </w:pBdr>
      </w:pPr>
      <w:r>
        <w:rPr>
          <w:rFonts w:ascii="Calibri" w:eastAsia="宋体" w:hAnsi="Calibri"/>
          <w:b/>
          <w:sz w:val="26"/>
          <w:szCs w:val="26"/>
          <w:color w:val="1F5C2E"/>
        </w:rPr>
        <w:t xml:space="preserve">【修订 2026-10-15（三）】3.3 补充　符号统一、公式校正、危害本体与溯因操作化</w:t>
      </w:r>
    </w:p>
    <w:p>
      <w:pPr>
        <w:spacing w:before="120" w:after="80" w:line="300" w:lineRule="auto"/>
      </w:pPr>
      <w:r>
        <w:rPr>
          <w:rFonts w:ascii="Calibri" w:eastAsia="宋体" w:hAnsi="Calibri"/>
          <w:b/>
          <w:sz w:val="21"/>
          <w:szCs w:val="21"/>
        </w:rPr>
        <w:t xml:space="preserve">1）结构先验与稳健性权拆分（废止 s_conf 一名两指）</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100"/>
        <w:gridCol w:w="3700"/>
        <w:gridCol w:w="3000"/>
        <w:gridCol w:w="1200"/>
      </w:tblGrid>
      <w:tr>
        <w:tc>
          <w:tcPr>
            <w:tcW w:w="11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符号</w:t>
            </w:r>
          </w:p>
        </w:tc>
        <w:tc>
          <w:tcPr>
            <w:tcW w:w="37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含义</w:t>
            </w:r>
          </w:p>
        </w:tc>
        <w:tc>
          <w:tcPr>
            <w:tcW w:w="30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来源</w:t>
            </w:r>
          </w:p>
        </w:tc>
        <w:tc>
          <w:tcPr>
            <w:tcW w:w="12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取值规则</w:t>
            </w:r>
          </w:p>
        </w:tc>
      </w:tr>
      <w:tr>
        <w:tc>
          <w:tcPr>
            <w:tcW w:w="11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π_T</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模板族 T 的结构先验（证据档映射的初值 high/adopted/pending/refused = 0.9/0.6/0.3/0.1）</w:t>
            </w:r>
          </w:p>
        </w:tc>
        <w:tc>
          <w:tcPr>
            <w:tcW w:w="3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val 上按族经验精确率 β 收缩替换</w:t>
            </w:r>
          </w:p>
        </w:tc>
        <w:tc>
          <w:tcPr>
            <w:tcW w:w="1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只由数据校准，不随单条轨迹变</w:t>
            </w:r>
          </w:p>
        </w:tc>
      </w:tr>
      <w:tr>
        <w:tc>
          <w:tcPr>
            <w:tcW w:w="11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S_conf</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该候选因果结论对未观测混杂的稳健性</w:t>
            </w:r>
          </w:p>
        </w:tc>
        <w:tc>
          <w:tcPr>
            <w:tcW w:w="3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第五步 Γcrit = RR + √(RR(RR−1))，S_conf=(Γcrit−1)/(Γmax−1)</w:t>
            </w:r>
          </w:p>
        </w:tc>
        <w:tc>
          <w:tcPr>
            <w:tcW w:w="1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只允许下调风险，不允许上调</w:t>
            </w:r>
          </w:p>
        </w:tc>
      </w:tr>
      <w:tr>
        <w:tc>
          <w:tcPr>
            <w:tcW w:w="11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risk(e)</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事件风险</w:t>
            </w:r>
          </w:p>
        </w:tc>
        <w:tc>
          <w:tcPr>
            <w:tcW w:w="3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risk(e) = π_T · S_conf · (PN + ATE)</w:t>
            </w:r>
          </w:p>
        </w:tc>
        <w:tc>
          <w:tcPr>
            <w:tcW w:w="1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第六步与 θ 比较；S_conf=0 时风险归零</w:t>
            </w:r>
          </w:p>
        </w:tc>
      </w:tr>
    </w:tbl>
    <w:p>
      <w:pPr>
        <w:spacing w:after="80"/>
      </w:pPr>
    </w:p>
    <w:p>
      <w:pPr>
        <w:spacing w:before="0" w:after="80" w:line="300" w:lineRule="auto"/>
      </w:pPr>
      <w:r>
        <w:rPr>
          <w:rFonts w:ascii="Calibri" w:eastAsia="宋体" w:hAnsi="Calibri"/>
          <w:i/>
          <w:sz w:val="16"/>
          <w:szCs w:val="16"/>
          <w:color w:val="595959"/>
        </w:rPr>
        <w:t xml:space="preserve">3.2 修订二先验表中的 0.9/0.6/0.3/0.1 一律改记为 π_T 初值；第四–六步原文中名为 s_conf 的量按本表理解。</w:t>
      </w:r>
    </w:p>
    <w:p>
      <w:pPr>
        <w:spacing w:before="120" w:after="80" w:line="300" w:lineRule="auto"/>
      </w:pPr>
      <w:r>
        <w:rPr>
          <w:rFonts w:ascii="Calibri" w:eastAsia="宋体" w:hAnsi="Calibri"/>
          <w:b/>
          <w:sz w:val="21"/>
          <w:szCs w:val="21"/>
        </w:rPr>
        <w:t xml:space="preserve">2）反事实公式校正（以本块为准，废止 4.2 的比值写法）</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00"/>
        <w:gridCol w:w="3300"/>
        <w:gridCol w:w="4200"/>
      </w:tblGrid>
      <w:tr>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量</w:t>
            </w:r>
          </w:p>
        </w:tc>
        <w:tc>
          <w:tcPr>
            <w:tcW w:w="33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标准定义</w:t>
            </w:r>
          </w:p>
        </w:tc>
        <w:tc>
          <w:tcPr>
            <w:tcW w:w="42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说明</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PN（必要性概率）</w:t>
            </w:r>
          </w:p>
        </w:tc>
        <w:tc>
          <w:tcPr>
            <w:tcW w:w="3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PN = P(y₀=0 | x=1, y=1) = 1 − p_cf0</w:t>
            </w:r>
          </w:p>
        </w:tc>
        <w:tc>
          <w:tcPr>
            <w:tcW w:w="4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仅对事实发生危害（y=1）的事件定义；p_cf0 为源干预为良性后危害仍发生的概率</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PS（充分性概率）</w:t>
            </w:r>
          </w:p>
        </w:tc>
        <w:tc>
          <w:tcPr>
            <w:tcW w:w="3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PS = P(y₁=1 | x=0, y=0) = p_cf1</w:t>
            </w:r>
          </w:p>
        </w:tc>
        <w:tc>
          <w:tcPr>
            <w:tcW w:w="4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仅对事实无危害事件；负例审计与校准使用</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ATE</w:t>
            </w:r>
          </w:p>
        </w:tc>
        <w:tc>
          <w:tcPr>
            <w:tcW w:w="3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ATE = p1 − p0（同一背景分布上两干预世界的边际差）</w:t>
            </w:r>
          </w:p>
        </w:tc>
        <w:tc>
          <w:tcPr>
            <w:tcW w:w="4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链 / 事件级样本为 ITE ≈ p_obs − p_cf0，按模板族聚合</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RR</w:t>
            </w:r>
          </w:p>
        </w:tc>
        <w:tc>
          <w:tcPr>
            <w:tcW w:w="3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RR = p1 / max(p0, ε)</w:t>
            </w:r>
          </w:p>
        </w:tc>
        <w:tc>
          <w:tcPr>
            <w:tcW w:w="4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供第五步 Γcrit 使用</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轨迹风险</w:t>
            </w:r>
          </w:p>
        </w:tc>
        <w:tc>
          <w:tcPr>
            <w:tcW w:w="33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risk(T) = 1 − ∏_e (1 − risk(e))</w:t>
            </w:r>
          </w:p>
        </w:tc>
        <w:tc>
          <w:tcPr>
            <w:tcW w:w="42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事件间近似独立；事件内不乘积</w:t>
            </w:r>
          </w:p>
        </w:tc>
      </w:tr>
    </w:tbl>
    <w:p>
      <w:pPr>
        <w:spacing w:after="80"/>
      </w:pPr>
    </w:p>
    <w:p>
      <w:pPr>
        <w:spacing w:before="0" w:after="80" w:line="300" w:lineRule="auto"/>
      </w:pPr>
      <w:r>
        <w:rPr>
          <w:rFonts w:ascii="Calibri" w:eastAsia="宋体" w:hAnsi="Calibri"/>
          <w:i/>
          <w:sz w:val="16"/>
          <w:szCs w:val="16"/>
          <w:color w:val="595959"/>
        </w:rPr>
        <w:t xml:space="preserve">原文 4.2 的 PN=1−P(y|do0)/P(y|do1) 是归一化效应量而非 Pearl 的 PN，PN/ATE 两式也不正交；自本版起以本表为准。</w:t>
      </w:r>
    </w:p>
    <w:p>
      <w:pPr>
        <w:spacing w:before="120" w:after="80" w:line="300" w:lineRule="auto"/>
      </w:pPr>
      <w:r>
        <w:rPr>
          <w:rFonts w:ascii="Calibri" w:eastAsia="宋体" w:hAnsi="Calibri"/>
          <w:b/>
          <w:sz w:val="21"/>
          <w:szCs w:val="21"/>
        </w:rPr>
        <w:t xml:space="preserve">3）危害本体：y 是向量，不是单一标量</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900"/>
        <w:gridCol w:w="4400"/>
        <w:gridCol w:w="3700"/>
      </w:tblGrid>
      <w:tr>
        <w:tc>
          <w:tcPr>
            <w:tcW w:w="9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分量</w:t>
            </w:r>
          </w:p>
        </w:tc>
        <w:tc>
          <w:tcPr>
            <w:tcW w:w="44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危害类型</w:t>
            </w:r>
          </w:p>
        </w:tc>
        <w:tc>
          <w:tcPr>
            <w:tcW w:w="37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主要末端结构</w:t>
            </w:r>
          </w:p>
        </w:tc>
      </w:tr>
      <w:tr>
        <w:tc>
          <w:tcPr>
            <w:tcW w:w="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H1</w:t>
            </w:r>
          </w:p>
        </w:tc>
        <w:tc>
          <w:tcPr>
            <w:tcW w:w="4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数据外发 / 泄露（流向未授权第三方）</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外发类 AC + R1–R4/R6，c_ext</w:t>
            </w:r>
          </w:p>
        </w:tc>
      </w:tr>
      <w:tr>
        <w:tc>
          <w:tcPr>
            <w:tcW w:w="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H2</w:t>
            </w:r>
          </w:p>
        </w:tc>
        <w:tc>
          <w:tcPr>
            <w:tcW w:w="4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删除 / 破坏</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AC[A4]</w:t>
            </w:r>
          </w:p>
        </w:tc>
      </w:tr>
      <w:tr>
        <w:tc>
          <w:tcPr>
            <w:tcW w:w="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H3</w:t>
            </w:r>
          </w:p>
        </w:tc>
        <w:tc>
          <w:tcPr>
            <w:tcW w:w="4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危险执行</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AC[A5/exec]，载荷来自 danger/外部源</w:t>
            </w:r>
          </w:p>
        </w:tc>
      </w:tr>
      <w:tr>
        <w:tc>
          <w:tcPr>
            <w:tcW w:w="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H4</w:t>
            </w:r>
          </w:p>
        </w:tc>
        <w:tc>
          <w:tcPr>
            <w:tcW w:w="4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安全配置越权变更</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AC[A6, R5]（priv_change）</w:t>
            </w:r>
          </w:p>
        </w:tc>
      </w:tr>
      <w:tr>
        <w:tc>
          <w:tcPr>
            <w:tcW w:w="9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H5</w:t>
            </w:r>
          </w:p>
        </w:tc>
        <w:tc>
          <w:tcPr>
            <w:tcW w:w="4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欺诈性事务（未授权转账 / 发信 / 策略操纵等）</w:t>
            </w:r>
          </w:p>
        </w:tc>
        <w:tc>
          <w:tcPr>
            <w:tcW w:w="37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事务类 AC，授权集合 W 外且无用户指令</w:t>
            </w:r>
          </w:p>
        </w:tc>
      </w:tr>
    </w:tbl>
    <w:p>
      <w:pPr>
        <w:spacing w:after="80"/>
      </w:pPr>
    </w:p>
    <w:p>
      <w:pPr>
        <w:spacing w:before="0" w:after="60" w:line="300" w:lineRule="auto"/>
      </w:pPr>
      <w:r>
        <w:rPr>
          <w:rFonts w:ascii="Calibri" w:eastAsia="宋体" w:hAnsi="Calibri"/>
          <w:sz w:val="18"/>
          <w:szCs w:val="18"/>
        </w:rPr>
        <w:t xml:space="preserve">审计时对每个分量分别回答 p_obs / p_cf0；事件结论 PN_e = max{PN_k : 事实已实现的 H_k}，向量 (PN₁…PN₅) 完整保留进报告，根因按取得 max 的分量标注。未实现的分量不参与 PN，只在需要时作 PS 分析。</w:t>
      </w:r>
    </w:p>
    <w:p>
      <w:pPr>
        <w:spacing w:before="120" w:after="80" w:line="300" w:lineRule="auto"/>
      </w:pPr>
      <w:r>
        <w:rPr>
          <w:rFonts w:ascii="Calibri" w:eastAsia="宋体" w:hAnsi="Calibri"/>
          <w:b/>
          <w:sz w:val="21"/>
          <w:szCs w:val="21"/>
        </w:rPr>
        <w:t xml:space="preserve">4）ATE 的分层聚合</w:t>
      </w:r>
    </w:p>
    <w:p>
      <w:pPr>
        <w:spacing w:before="0" w:after="60" w:line="300" w:lineRule="auto"/>
      </w:pPr>
      <w:r>
        <w:rPr>
          <w:rFonts w:ascii="Calibri" w:eastAsia="宋体" w:hAnsi="Calibri"/>
          <w:sz w:val="18"/>
          <w:szCs w:val="18"/>
        </w:rPr>
        <w:t xml:space="preserve">链级 ITE 不直接作为总体 ATE：按模板族 T 分层，ATE_T = (Σ ITE + α·μ₀) / (n + α)（β 收缩，μ₀ 为全局均值，support 不足 20 的族并入父族）。GT 只有轨迹级标签，所有校准（π_T、isotonic、ECE/Brier）一律在轨迹级风险聚合后进行；链级归因无监督，仅靠协议②-b 的 30 条重放抽查。</w:t>
      </w:r>
    </w:p>
    <w:p>
      <w:pPr>
        <w:spacing w:before="120" w:after="80" w:line="300" w:lineRule="auto"/>
      </w:pPr>
      <w:r>
        <w:rPr>
          <w:rFonts w:ascii="Calibri" w:eastAsia="宋体" w:hAnsi="Calibri"/>
          <w:b/>
          <w:sz w:val="21"/>
          <w:szCs w:val="21"/>
        </w:rPr>
        <w:t xml:space="preserve">5）溯因（abduction）的操作化</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600"/>
        <w:gridCol w:w="7400"/>
      </w:tblGrid>
      <w:tr>
        <w:tc>
          <w:tcPr>
            <w:tcW w:w="16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环节</w:t>
            </w:r>
          </w:p>
        </w:tc>
        <w:tc>
          <w:tcPr>
            <w:tcW w:w="74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操作定义</w:t>
            </w:r>
          </w:p>
        </w:tc>
      </w:tr>
      <w:tr>
        <w:tc>
          <w:tcPr>
            <w:tcW w:w="1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背景固定</w:t>
            </w:r>
          </w:p>
        </w:tc>
        <w:tc>
          <w:tcPr>
            <w:tcW w:w="7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背景 = 用户原始任务 U、授权集合 W、源节点之前的全部观察与动作；事实臂原样重放已观测轨迹</w:t>
            </w:r>
          </w:p>
        </w:tc>
      </w:tr>
      <w:tr>
        <w:tc>
          <w:tcPr>
            <w:tcW w:w="1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截断点</w:t>
            </w:r>
          </w:p>
        </w:tc>
        <w:tc>
          <w:tcPr>
            <w:tcW w:w="7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在信号源节点 s 处截断；反事实臂自 s 位置开始由审计模型续写，其后事实节点一律不进入提示</w:t>
            </w:r>
          </w:p>
        </w:tc>
      </w:tr>
      <w:tr>
        <w:tc>
          <w:tcPr>
            <w:tcW w:w="1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中和算子 N(·)</w:t>
            </w:r>
          </w:p>
        </w:tc>
        <w:tc>
          <w:tcPr>
            <w:tcW w:w="7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N(s₁) = s₀：剥离 directive / fake_policy / external_host 等信号特征与命令话语，保留同模式的良性载荷（同 schema、同长度量级、任务相关实体替换为 U 中实体），使干预只改“信号”不改任务难度</w:t>
            </w:r>
          </w:p>
        </w:tc>
      </w:tr>
      <w:tr>
        <w:tc>
          <w:tcPr>
            <w:tcW w:w="1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双臂续写</w:t>
            </w:r>
          </w:p>
        </w:tc>
        <w:tc>
          <w:tcPr>
            <w:tcW w:w="7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事实臂 = 观测结局；反事实臂 = do(N(s)) 后续写 K 次（默认 K=1，θ±δ 灰区升 K=3），逐分量记录 y_k</w:t>
            </w:r>
          </w:p>
        </w:tc>
      </w:tr>
      <w:tr>
        <w:tc>
          <w:tcPr>
            <w:tcW w:w="1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替代致因</w:t>
            </w:r>
          </w:p>
        </w:tc>
        <w:tc>
          <w:tcPr>
            <w:tcW w:w="7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给 p_cf0 前必须先枚举“除 s 外的替代致因”并引用节点编号；枚举为空与非空的样本分层报告 PN</w:t>
            </w:r>
          </w:p>
        </w:tc>
      </w:tr>
      <w:tr>
        <w:tc>
          <w:tcPr>
            <w:tcW w:w="16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无锚事件（路径Ⅱ）</w:t>
            </w:r>
          </w:p>
        </w:tc>
        <w:tc>
          <w:tcPr>
            <w:tcW w:w="74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没有单一源时不指定 s：对末端前全部外部观察联合施加 N(·)（do(X_ext:=良性)），PN 解释为“外部上下文整体”的必要性</w:t>
            </w:r>
          </w:p>
        </w:tc>
      </w:tr>
    </w:tbl>
    <w:p>
      <w:pPr>
        <w:spacing w:after="80"/>
      </w:pPr>
    </w:p>
    <w:p>
      <w:pPr>
        <w:spacing w:before="240" w:after="120"/>
        <w:pBdr>
          <w:bottom w:val="single" w:sz="6" w:space="2" w:color="2E7D32"/>
        </w:pBdr>
      </w:pPr>
      <w:r>
        <w:rPr>
          <w:rFonts w:ascii="Calibri" w:eastAsia="宋体" w:hAnsi="Calibri"/>
          <w:b/>
          <w:sz w:val="26"/>
          <w:szCs w:val="26"/>
          <w:color w:val="1F5C2E"/>
        </w:rPr>
        <w:t xml:space="preserve">3.4　初步实测（离线零 API，2,201 条轨迹）</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00"/>
        <w:gridCol w:w="1000"/>
        <w:gridCol w:w="1100"/>
        <w:gridCol w:w="750"/>
        <w:gridCol w:w="750"/>
        <w:gridCol w:w="1750"/>
        <w:gridCol w:w="2150"/>
      </w:tblGrid>
      <w:tr>
        <w:tc>
          <w:tcPr>
            <w:tcW w:w="15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数据集</w:t>
            </w:r>
          </w:p>
        </w:tc>
        <w:tc>
          <w:tcPr>
            <w:tcW w:w="10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基线 F1</w:t>
            </w:r>
          </w:p>
        </w:tc>
        <w:tc>
          <w:tcPr>
            <w:tcW w:w="110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新模板 F1</w:t>
            </w:r>
          </w:p>
        </w:tc>
        <w:tc>
          <w:tcPr>
            <w:tcW w:w="75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P</w:t>
            </w:r>
          </w:p>
        </w:tc>
        <w:tc>
          <w:tcPr>
            <w:tcW w:w="75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R</w:t>
            </w:r>
          </w:p>
        </w:tc>
        <w:tc>
          <w:tcPr>
            <w:tcW w:w="175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TP/FP/FN/TN</w:t>
            </w:r>
          </w:p>
        </w:tc>
        <w:tc>
          <w:tcPr>
            <w:tcW w:w="2150" w:type="dxa"/>
            <w:shd w:val="clear" w:color="auto" w:fill="D9EAD3"/>
            <w:vAlign w:val="center"/>
            <w:tcMar>
              <w:top w:w="40" w:type="dxa"/>
              <w:left w:w="70" w:type="dxa"/>
              <w:bottom w:w="40" w:type="dxa"/>
              <w:right w:w="70" w:type="dxa"/>
            </w:tcMar>
          </w:tcPr>
          <w:p>
            <w:pPr>
              <w:spacing w:after="30" w:line="252" w:lineRule="auto"/>
            </w:pPr>
            <w:r>
              <w:rPr>
                <w:rFonts w:ascii="Calibri" w:eastAsia="宋体" w:hAnsi="Calibri"/>
                <w:b/>
                <w:sz w:val="17"/>
                <w:szCs w:val="17"/>
              </w:rPr>
              <w:t xml:space="preserve">备注</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AgentDrift 1,881</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0.9077</w:t>
            </w:r>
          </w:p>
        </w:tc>
        <w:tc>
          <w:tcPr>
            <w:tcW w:w="11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0.9131</w:t>
            </w:r>
          </w:p>
        </w:tc>
        <w:tc>
          <w:tcPr>
            <w:tcW w:w="75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0.9372</w:t>
            </w:r>
          </w:p>
        </w:tc>
        <w:tc>
          <w:tcPr>
            <w:tcW w:w="75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0.8902</w:t>
            </w:r>
          </w:p>
        </w:tc>
        <w:tc>
          <w:tcPr>
            <w:tcW w:w="175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940/63/116/762</w:t>
            </w:r>
          </w:p>
        </w:tc>
        <w:tc>
          <w:tcPr>
            <w:tcW w:w="215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ΔF1 +0.0054</w:t>
            </w:r>
          </w:p>
        </w:tc>
      </w:tr>
      <w:tr>
        <w:tc>
          <w:tcPr>
            <w:tcW w:w="15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MemEvoBench 320</w:t>
            </w:r>
          </w:p>
        </w:tc>
        <w:tc>
          <w:tcPr>
            <w:tcW w:w="10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0.678</w:t>
            </w:r>
          </w:p>
        </w:tc>
        <w:tc>
          <w:tcPr>
            <w:tcW w:w="110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0.6784</w:t>
            </w:r>
          </w:p>
        </w:tc>
        <w:tc>
          <w:tcPr>
            <w:tcW w:w="75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0.5347</w:t>
            </w:r>
          </w:p>
        </w:tc>
        <w:tc>
          <w:tcPr>
            <w:tcW w:w="75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0.9277</w:t>
            </w:r>
          </w:p>
        </w:tc>
        <w:tc>
          <w:tcPr>
            <w:tcW w:w="175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154/134/12/20</w:t>
            </w:r>
          </w:p>
        </w:tc>
        <w:tc>
          <w:tcPr>
            <w:tcW w:w="2150" w:type="dxa"/>
            <w:vAlign w:val="center"/>
            <w:tcMar>
              <w:top w:w="40" w:type="dxa"/>
              <w:left w:w="70" w:type="dxa"/>
              <w:bottom w:w="40" w:type="dxa"/>
              <w:right w:w="70" w:type="dxa"/>
            </w:tcMar>
          </w:tcPr>
          <w:p>
            <w:pPr>
              <w:spacing w:after="30" w:line="252" w:lineRule="auto"/>
            </w:pPr>
            <w:r>
              <w:rPr>
                <w:rFonts w:ascii="Calibri" w:eastAsia="宋体" w:hAnsi="Calibri"/>
                <w:sz w:val="17"/>
                <w:szCs w:val="17"/>
              </w:rPr>
              <w:t xml:space="preserve">持平；FP 为 correct 记忆含外发动作的既有标签噪声</w:t>
            </w:r>
          </w:p>
        </w:tc>
      </w:tr>
    </w:tbl>
    <w:p>
      <w:pPr>
        <w:spacing w:after="80"/>
      </w:pPr>
    </w:p>
    <w:p>
      <w:pPr>
        <w:spacing w:after="120" w:line="276" w:lineRule="auto"/>
      </w:pPr>
      <w:r>
        <w:rPr>
          <w:rFonts w:ascii="Calibri" w:eastAsia="宋体" w:hAnsi="Calibri"/>
          <w:b/>
          <w:sz w:val="21"/>
          <w:szCs w:val="21"/>
        </w:rPr>
        <w:t xml:space="preserve">关键发现：</w:t>
      </w:r>
    </w:p>
    <w:p>
      <w:pPr>
        <w:spacing w:after="120" w:line="276" w:lineRule="auto"/>
      </w:pPr>
      <w:r>
        <w:rPr>
          <w:rFonts w:ascii="Calibri" w:eastAsia="宋体" w:hAnsi="Calibri"/>
          <w:sz w:val="19"/>
          <w:szCs w:val="19"/>
        </w:rPr>
        <w:t xml:space="preserve">1）模板必须携带 xdata 源：TC-3 去掉前导源后 17 正例/20 负例，加回后 13/1——纯动作类型无选择性，实证“不能基于 S/B/T 或动作结果倒推匹配”。</w:t>
      </w:r>
    </w:p>
    <w:p>
      <w:pPr>
        <w:spacing w:after="120" w:line="276" w:lineRule="auto"/>
      </w:pPr>
      <w:r>
        <w:rPr>
          <w:rFonts w:ascii="Calibri" w:eastAsia="宋体" w:hAnsi="Calibri"/>
          <w:sz w:val="19"/>
          <w:szCs w:val="19"/>
        </w:rPr>
        <w:t xml:space="preserve">2）风险评估必须分档：末端只判 confirmed 时 MemEvoBench F1=0.38；补 adopted（信号被动作采纳）后回到 0.678。</w:t>
      </w:r>
    </w:p>
    <w:p>
      <w:pPr>
        <w:spacing w:after="120" w:line="276" w:lineRule="auto"/>
      </w:pPr>
      <w:r>
        <w:rPr>
          <w:rFonts w:ascii="Calibri" w:eastAsia="宋体" w:hAnsi="Calibri"/>
          <w:sz w:val="19"/>
          <w:szCs w:val="19"/>
        </w:rPr>
        <w:t xml:space="preserve">3）IH-1 推理桥接 84/0、SI-sys 218/0、DL-1 规章延迟 45/3，新家族路径在负例上高度干净；残留 FN 116 条主要是无任何源信号的“凭空动作”型，连同 87 条 pending 链交因果分析。</w:t>
      </w:r>
    </w:p>
    <w:p w14:paraId="01612994">
      <w:pPr>
        <w:pStyle w:val="5"/>
      </w:pPr>
      <w:r>
        <w:t>4 第四步：路径上逐节点的</w:t>
      </w:r>
      <w:commentRangeStart w:id="5"/>
      <w:r>
        <w:t>反事实干预分析</w:t>
      </w:r>
      <w:commentRangeEnd w:id="5"/>
      <w:r>
        <w:commentReference w:id="5"/>
      </w:r>
    </w:p>
    <w:p w14:paraId="06540377">
      <w:pPr>
        <w:pStyle w:val="5"/>
      </w:pPr>
      <w:bookmarkStart w:id="12" w:name="干预定义"/>
      <w:r>
        <w:t>4.</w:t>
      </w:r>
      <w:r>
        <w:rPr>
          <w:rFonts w:hint="eastAsia"/>
          <w:lang w:val="en-US" w:eastAsia="zh-CN"/>
        </w:rPr>
        <w:t>1</w:t>
      </w:r>
      <w:r>
        <w:t xml:space="preserve"> 干预定义</w:t>
      </w:r>
    </w:p>
    <w:p w14:paraId="2505A4F8">
      <w:pPr>
        <w:pStyle w:val="24"/>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对匹配路径上每个节点 x（S、中间 B逐一测试），执行 Pearl 反事实三步：</w:t>
      </w:r>
    </w:p>
    <w:p w14:paraId="0D4A462C">
      <w:pPr>
        <w:pStyle w:val="25"/>
        <w:numPr>
          <w:ilvl w:val="0"/>
          <w:numId w:val="6"/>
        </w:numPr>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溯因：固定全部外生背景（任务、注入文本、已观测采样结果）</w:t>
      </w:r>
    </w:p>
    <w:p w14:paraId="61013F6C">
      <w:pPr>
        <w:pStyle w:val="25"/>
        <w:numPr>
          <w:ilvl w:val="0"/>
          <w:numId w:val="6"/>
        </w:numPr>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干预 do(x = 无效)：S 节点→注入文本替换为良性内容；B 节点→该动作替换为空操作</w:t>
      </w:r>
      <w:r>
        <w:rPr>
          <w:rFonts w:hint="eastAsia" w:ascii="Times New Roman" w:hAnsi="Times New Roman" w:eastAsia="宋体" w:cs="Times New Roman"/>
          <w:sz w:val="24"/>
          <w:szCs w:val="24"/>
          <w:lang w:val="en-US" w:eastAsia="zh-CN" w:bidi="ar-SA"/>
        </w:rPr>
        <w:t>或</w:t>
      </w:r>
      <w:r>
        <w:rPr>
          <w:rFonts w:ascii="Times New Roman" w:hAnsi="Times New Roman" w:eastAsia="宋体" w:cs="Times New Roman"/>
          <w:sz w:val="24"/>
          <w:szCs w:val="24"/>
          <w:lang w:val="en-US" w:eastAsia="zh-CN" w:bidi="ar-SA"/>
        </w:rPr>
        <w:t>良性</w:t>
      </w:r>
      <w:r>
        <w:rPr>
          <w:rFonts w:hint="eastAsia" w:ascii="Times New Roman" w:hAnsi="Times New Roman" w:eastAsia="宋体" w:cs="Times New Roman"/>
          <w:sz w:val="24"/>
          <w:szCs w:val="24"/>
          <w:lang w:val="en-US" w:eastAsia="zh-CN" w:bidi="ar-SA"/>
        </w:rPr>
        <w:t>操作</w:t>
      </w:r>
    </w:p>
    <w:p w14:paraId="0B45DB18">
      <w:pPr>
        <w:pStyle w:val="25"/>
        <w:numPr>
          <w:ilvl w:val="0"/>
          <w:numId w:val="6"/>
        </w:numPr>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预测：从干预点把轨迹续写至结局，记录危害结局 y 是否发生</w:t>
      </w:r>
    </w:p>
    <w:bookmarkEnd w:id="12"/>
    <w:p w14:paraId="0378BBC5">
      <w:pPr>
        <w:pStyle w:val="24"/>
        <w:ind w:left="0" w:leftChars="0" w:firstLine="240" w:firstLineChars="100"/>
        <w:rPr>
          <w:rFonts w:hint="default" w:ascii="Times New Roman" w:hAnsi="Times New Roman" w:eastAsia="宋体" w:cs="Times New Roman"/>
          <w:sz w:val="24"/>
          <w:szCs w:val="24"/>
          <w:lang w:val="en-US" w:eastAsia="zh-CN" w:bidi="ar-SA"/>
        </w:rPr>
      </w:pPr>
      <w:bookmarkStart w:id="13" w:name="重跑-k-次频率即概率"/>
      <w:r>
        <w:rPr>
          <w:rFonts w:ascii="Times New Roman" w:hAnsi="Times New Roman" w:eastAsia="宋体" w:cs="Times New Roman"/>
          <w:sz w:val="24"/>
          <w:szCs w:val="24"/>
          <w:lang w:val="en-US" w:eastAsia="zh-CN" w:bidi="ar-SA"/>
        </w:rPr>
        <w:t>重复</w:t>
      </w:r>
      <w:r>
        <w:rPr>
          <w:rFonts w:hint="eastAsia" w:ascii="Times New Roman" w:hAnsi="Times New Roman" w:eastAsia="宋体" w:cs="Times New Roman"/>
          <w:sz w:val="24"/>
          <w:szCs w:val="24"/>
          <w:lang w:val="en-US" w:eastAsia="zh-CN" w:bidi="ar-SA"/>
        </w:rPr>
        <w:t>实验</w:t>
      </w:r>
      <w:r>
        <w:rPr>
          <w:rFonts w:ascii="Times New Roman" w:hAnsi="Times New Roman" w:eastAsia="宋体" w:cs="Times New Roman"/>
          <w:sz w:val="24"/>
          <w:szCs w:val="24"/>
          <w:lang w:val="en-US" w:eastAsia="zh-CN" w:bidi="ar-SA"/>
        </w:rPr>
        <w:t xml:space="preserve"> K  次</w:t>
      </w:r>
      <w:r>
        <w:rPr>
          <w:rFonts w:hint="eastAsia" w:cs="Times New Roman"/>
          <w:sz w:val="24"/>
          <w:szCs w:val="24"/>
          <w:lang w:val="en-US" w:eastAsia="zh-CN" w:bidi="ar-SA"/>
        </w:rPr>
        <w:t>(大模型模拟实验)</w:t>
      </w:r>
    </w:p>
    <w:p w14:paraId="1B156BD1">
      <w:pPr>
        <w:pStyle w:val="25"/>
        <w:numPr>
          <w:ilvl w:val="0"/>
          <w:numId w:val="0"/>
        </w:numPr>
        <w:ind w:left="240" w:leftChars="0"/>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干预</w:t>
      </w:r>
      <w:r>
        <w:rPr>
          <w:rFonts w:ascii="Times New Roman" w:hAnsi="Times New Roman" w:eastAsia="宋体" w:cs="Times New Roman"/>
          <w:sz w:val="24"/>
          <w:szCs w:val="24"/>
          <w:lang w:val="en-US" w:eastAsia="zh-CN" w:bidi="ar-SA"/>
        </w:rPr>
        <w:t xml:space="preserve">K 次中 y=1 的比例，即 P(y=1 | do(x </w:t>
      </w:r>
      <w:r>
        <w:rPr>
          <w:rFonts w:hint="eastAsia" w:ascii="Times New Roman" w:hAnsi="Times New Roman" w:eastAsia="宋体" w:cs="Times New Roman"/>
          <w:sz w:val="24"/>
          <w:szCs w:val="24"/>
          <w:lang w:val="en-US" w:eastAsia="zh-CN" w:bidi="ar-SA"/>
        </w:rPr>
        <w:t>=0</w:t>
      </w:r>
      <w:r>
        <w:rPr>
          <w:rFonts w:ascii="Times New Roman" w:hAnsi="Times New Roman" w:eastAsia="宋体" w:cs="Times New Roman"/>
          <w:sz w:val="24"/>
          <w:szCs w:val="24"/>
          <w:lang w:val="en-US" w:eastAsia="zh-CN" w:bidi="ar-SA"/>
        </w:rPr>
        <w:t>))</w:t>
      </w:r>
    </w:p>
    <w:p w14:paraId="0D831C70">
      <w:pPr>
        <w:pStyle w:val="25"/>
        <w:numPr>
          <w:ilvl w:val="0"/>
          <w:numId w:val="0"/>
        </w:numPr>
        <w:ind w:left="240" w:leftChars="0"/>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 xml:space="preserve">不干预 K 次中 y=1 的比例，即 P(y=1 | </w:t>
      </w:r>
      <w:r>
        <w:rPr>
          <w:rFonts w:hint="eastAsia" w:ascii="Times New Roman" w:hAnsi="Times New Roman" w:eastAsia="宋体" w:cs="Times New Roman"/>
          <w:sz w:val="24"/>
          <w:szCs w:val="24"/>
          <w:lang w:val="en-US" w:eastAsia="zh-CN" w:bidi="ar-SA"/>
        </w:rPr>
        <w:t>do（x=1）</w:t>
      </w:r>
      <w:r>
        <w:rPr>
          <w:rFonts w:ascii="Times New Roman" w:hAnsi="Times New Roman" w:eastAsia="宋体" w:cs="Times New Roman"/>
          <w:sz w:val="24"/>
          <w:szCs w:val="24"/>
          <w:lang w:val="en-US" w:eastAsia="zh-CN" w:bidi="ar-SA"/>
        </w:rPr>
        <w:t>)</w:t>
      </w:r>
    </w:p>
    <w:bookmarkEnd w:id="13"/>
    <w:p w14:paraId="694E7DEB">
      <w:pPr>
        <w:pStyle w:val="5"/>
      </w:pPr>
      <w:bookmarkStart w:id="14" w:name="每个节点的三个因果量"/>
      <w:r>
        <w:t>4.</w:t>
      </w:r>
      <w:r>
        <w:rPr>
          <w:rFonts w:hint="eastAsia"/>
          <w:lang w:val="en-US" w:eastAsia="zh-CN"/>
        </w:rPr>
        <w:t>2</w:t>
      </w:r>
      <w:r>
        <w:t xml:space="preserve"> 每个节点</w:t>
      </w:r>
    </w:p>
    <w:p w14:paraId="76648078">
      <w:pPr>
        <w:pStyle w:val="25"/>
        <w:numPr>
          <w:ilvl w:val="0"/>
          <w:numId w:val="0"/>
        </w:numPr>
        <w:ind w:left="240" w:leftChars="0"/>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 xml:space="preserve">PN(x) = 1 −P(y=1 | do(x </w:t>
      </w:r>
      <w:r>
        <w:rPr>
          <w:rFonts w:hint="eastAsia" w:ascii="Times New Roman" w:hAnsi="Times New Roman" w:eastAsia="宋体" w:cs="Times New Roman"/>
          <w:sz w:val="24"/>
          <w:szCs w:val="24"/>
          <w:lang w:val="en-US" w:eastAsia="zh-CN" w:bidi="ar-SA"/>
        </w:rPr>
        <w:t>=0</w:t>
      </w:r>
      <w:r>
        <w:rPr>
          <w:rFonts w:ascii="Times New Roman" w:hAnsi="Times New Roman" w:eastAsia="宋体" w:cs="Times New Roman"/>
          <w:sz w:val="24"/>
          <w:szCs w:val="24"/>
          <w:lang w:val="en-US" w:eastAsia="zh-CN" w:bidi="ar-SA"/>
        </w:rPr>
        <w:t>))</w:t>
      </w:r>
      <w:r>
        <w:rPr>
          <w:rFonts w:hint="eastAsia" w:cs="Times New Roman"/>
          <w:sz w:val="24"/>
          <w:szCs w:val="24"/>
          <w:lang w:val="en-US" w:eastAsia="zh-CN" w:bidi="ar-SA"/>
        </w:rPr>
        <w:t>/</w:t>
      </w:r>
      <w:r>
        <w:rPr>
          <w:rFonts w:ascii="Times New Roman" w:hAnsi="Times New Roman" w:eastAsia="宋体" w:cs="Times New Roman"/>
          <w:sz w:val="24"/>
          <w:szCs w:val="24"/>
          <w:lang w:val="en-US" w:eastAsia="zh-CN" w:bidi="ar-SA"/>
        </w:rPr>
        <w:t xml:space="preserve">P(y=1 | do(x </w:t>
      </w:r>
      <w:r>
        <w:rPr>
          <w:rFonts w:hint="eastAsia" w:ascii="Times New Roman" w:hAnsi="Times New Roman" w:eastAsia="宋体" w:cs="Times New Roman"/>
          <w:sz w:val="24"/>
          <w:szCs w:val="24"/>
          <w:lang w:val="en-US" w:eastAsia="zh-CN" w:bidi="ar-SA"/>
        </w:rPr>
        <w:t>=1</w:t>
      </w:r>
      <w:r>
        <w:rPr>
          <w:rFonts w:ascii="Times New Roman" w:hAnsi="Times New Roman" w:eastAsia="宋体" w:cs="Times New Roman"/>
          <w:sz w:val="24"/>
          <w:szCs w:val="24"/>
          <w:lang w:val="en-US" w:eastAsia="zh-CN" w:bidi="ar-SA"/>
        </w:rPr>
        <w:t>))（必要性）“没有 x，危害就不会发生”的概率</w:t>
      </w:r>
    </w:p>
    <w:p w14:paraId="35708903">
      <w:pPr>
        <w:pStyle w:val="25"/>
        <w:numPr>
          <w:ilvl w:val="0"/>
          <w:numId w:val="0"/>
        </w:numPr>
        <w:ind w:left="240" w:leftChars="0"/>
        <w:rPr>
          <w:rFonts w:hint="eastAsia"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 xml:space="preserve">ATE(x) = P(y=1 | do(x </w:t>
      </w:r>
      <w:r>
        <w:rPr>
          <w:rFonts w:hint="eastAsia" w:ascii="Times New Roman" w:hAnsi="Times New Roman" w:eastAsia="宋体" w:cs="Times New Roman"/>
          <w:sz w:val="24"/>
          <w:szCs w:val="24"/>
          <w:lang w:val="en-US" w:eastAsia="zh-CN" w:bidi="ar-SA"/>
        </w:rPr>
        <w:t>=1</w:t>
      </w:r>
      <w:r>
        <w:rPr>
          <w:rFonts w:ascii="Times New Roman" w:hAnsi="Times New Roman" w:eastAsia="宋体" w:cs="Times New Roman"/>
          <w:sz w:val="24"/>
          <w:szCs w:val="24"/>
          <w:lang w:val="en-US" w:eastAsia="zh-CN" w:bidi="ar-SA"/>
        </w:rPr>
        <w:t xml:space="preserve">))− P(y=1 | </w:t>
      </w:r>
      <w:r>
        <w:rPr>
          <w:rFonts w:hint="eastAsia" w:ascii="Times New Roman" w:hAnsi="Times New Roman" w:eastAsia="宋体" w:cs="Times New Roman"/>
          <w:sz w:val="24"/>
          <w:szCs w:val="24"/>
          <w:lang w:val="en-US" w:eastAsia="zh-CN" w:bidi="ar-SA"/>
        </w:rPr>
        <w:t>do（x=0）</w:t>
      </w:r>
      <w:r>
        <w:rPr>
          <w:rFonts w:ascii="Times New Roman" w:hAnsi="Times New Roman" w:eastAsia="宋体" w:cs="Times New Roman"/>
          <w:sz w:val="24"/>
          <w:szCs w:val="24"/>
          <w:lang w:val="en-US" w:eastAsia="zh-CN" w:bidi="ar-SA"/>
        </w:rPr>
        <w:t>)（</w:t>
      </w:r>
      <w:r>
        <w:rPr>
          <w:rFonts w:hint="eastAsia" w:ascii="Times New Roman" w:hAnsi="Times New Roman" w:eastAsia="宋体" w:cs="Times New Roman"/>
          <w:sz w:val="24"/>
          <w:szCs w:val="24"/>
          <w:lang w:val="en-US" w:eastAsia="zh-CN" w:bidi="ar-SA"/>
        </w:rPr>
        <w:t>充分性</w:t>
      </w:r>
      <w:r>
        <w:rPr>
          <w:rFonts w:ascii="Times New Roman" w:hAnsi="Times New Roman" w:eastAsia="宋体" w:cs="Times New Roman"/>
          <w:sz w:val="24"/>
          <w:szCs w:val="24"/>
          <w:lang w:val="en-US" w:eastAsia="zh-CN" w:bidi="ar-SA"/>
        </w:rPr>
        <w:t>）</w:t>
      </w:r>
      <w:r>
        <w:rPr>
          <w:rFonts w:hint="eastAsia" w:ascii="Times New Roman" w:hAnsi="Times New Roman" w:eastAsia="宋体" w:cs="Times New Roman"/>
          <w:sz w:val="24"/>
          <w:szCs w:val="24"/>
          <w:lang w:val="en-US" w:eastAsia="zh-CN" w:bidi="ar-SA"/>
        </w:rPr>
        <w:t>“有x，危害发生的概率”</w:t>
      </w:r>
    </w:p>
    <w:p w14:paraId="7BAA69CB">
      <w:pPr>
        <w:pStyle w:val="25"/>
        <w:numPr>
          <w:ilvl w:val="0"/>
          <w:numId w:val="0"/>
        </w:numPr>
        <w:ind w:left="240" w:leftChars="0"/>
      </w:pPr>
      <w:r>
        <w:rPr>
          <w:rFonts w:ascii="Times New Roman" w:hAnsi="Times New Roman" w:eastAsia="宋体" w:cs="Times New Roman"/>
          <w:sz w:val="24"/>
          <w:szCs w:val="24"/>
          <w:lang w:val="en-US" w:eastAsia="zh-CN" w:bidi="ar-SA"/>
        </w:rPr>
        <w:t xml:space="preserve">RR(x) =P(y=1 | </w:t>
      </w:r>
      <w:r>
        <w:rPr>
          <w:rFonts w:hint="eastAsia" w:ascii="Times New Roman" w:hAnsi="Times New Roman" w:eastAsia="宋体" w:cs="Times New Roman"/>
          <w:sz w:val="24"/>
          <w:szCs w:val="24"/>
          <w:lang w:val="en-US" w:eastAsia="zh-CN" w:bidi="ar-SA"/>
        </w:rPr>
        <w:t>do（x=1）</w:t>
      </w:r>
      <w:r>
        <w:rPr>
          <w:rFonts w:ascii="Times New Roman" w:hAnsi="Times New Roman" w:eastAsia="宋体" w:cs="Times New Roman"/>
          <w:sz w:val="24"/>
          <w:szCs w:val="24"/>
          <w:lang w:val="en-US" w:eastAsia="zh-CN" w:bidi="ar-SA"/>
        </w:rPr>
        <w:t xml:space="preserve">)/ P(y=1 | do(x </w:t>
      </w:r>
      <w:r>
        <w:rPr>
          <w:rFonts w:hint="eastAsia" w:ascii="Times New Roman" w:hAnsi="Times New Roman" w:eastAsia="宋体" w:cs="Times New Roman"/>
          <w:sz w:val="24"/>
          <w:szCs w:val="24"/>
          <w:lang w:val="en-US" w:eastAsia="zh-CN" w:bidi="ar-SA"/>
        </w:rPr>
        <w:t>=0</w:t>
      </w:r>
      <w:r>
        <w:rPr>
          <w:rFonts w:ascii="Times New Roman" w:hAnsi="Times New Roman" w:eastAsia="宋体" w:cs="Times New Roman"/>
          <w:sz w:val="24"/>
          <w:szCs w:val="24"/>
          <w:lang w:val="en-US" w:eastAsia="zh-CN" w:bidi="ar-SA"/>
        </w:rPr>
        <w:t>)) （风险比，</w:t>
      </w:r>
      <w:r>
        <w:rPr>
          <w:rFonts w:hint="eastAsia" w:cs="Times New Roman"/>
          <w:sz w:val="24"/>
          <w:szCs w:val="24"/>
          <w:lang w:val="en-US" w:eastAsia="zh-CN" w:bidi="ar-SA"/>
        </w:rPr>
        <w:t>为第五步准备</w:t>
      </w:r>
      <w:r>
        <w:rPr>
          <w:rFonts w:ascii="Times New Roman" w:hAnsi="Times New Roman" w:eastAsia="宋体" w:cs="Times New Roman"/>
          <w:sz w:val="24"/>
          <w:szCs w:val="24"/>
          <w:lang w:val="en-US" w:eastAsia="zh-CN" w:bidi="ar-SA"/>
        </w:rPr>
        <w:t>）</w:t>
      </w:r>
      <w:r>
        <w:t>。</w:t>
      </w:r>
    </w:p>
    <w:bookmarkEnd w:id="11"/>
    <w:bookmarkEnd w:id="14"/>
    <w:p w14:paraId="53D3B8EC">
      <w:pPr>
        <w:pStyle w:val="4"/>
        <w:rPr>
          <w:rFonts w:hint="default" w:eastAsia="宋体"/>
          <w:lang w:val="en-US" w:eastAsia="zh-CN"/>
        </w:rPr>
      </w:pPr>
      <w:bookmarkStart w:id="15" w:name="第五步e-value-与归一化置信得分-s_conf"/>
      <w:r>
        <w:t>5 第五步：</w:t>
      </w:r>
      <w:r>
        <w:rPr>
          <w:rFonts w:hint="eastAsia"/>
          <w:lang w:val="en-US" w:eastAsia="zh-CN"/>
        </w:rPr>
        <w:t>混杂敏感度分析</w:t>
      </w:r>
    </w:p>
    <w:p w14:paraId="6BDCD045">
      <w:pPr>
        <w:pStyle w:val="24"/>
        <w:ind w:left="0" w:leftChars="0" w:firstLine="0" w:firstLineChars="0"/>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 xml:space="preserve">对每个节点计算 Γcrit = RR + </w:t>
      </w:r>
      <w:r>
        <w:rPr>
          <w:rFonts w:hint="eastAsia" w:ascii="Times New Roman" w:hAnsi="Times New Roman" w:eastAsia="宋体" w:cs="Times New Roman"/>
          <w:sz w:val="24"/>
          <w:szCs w:val="24"/>
          <w:lang w:val="en-US" w:eastAsia="zh-CN" w:bidi="ar-SA"/>
        </w:rPr>
        <w:t>（</w:t>
      </w:r>
      <w:r>
        <w:rPr>
          <w:rFonts w:ascii="Times New Roman" w:hAnsi="Times New Roman" w:eastAsia="宋体" w:cs="Times New Roman"/>
          <w:sz w:val="24"/>
          <w:szCs w:val="24"/>
          <w:lang w:val="en-US" w:eastAsia="zh-CN" w:bidi="ar-SA"/>
        </w:rPr>
        <w:t>RR</w:t>
      </w:r>
      <w:r>
        <w:rPr>
          <w:rFonts w:hint="eastAsia" w:ascii="Times New Roman" w:hAnsi="Times New Roman" w:eastAsia="宋体" w:cs="Times New Roman"/>
          <w:sz w:val="24"/>
          <w:szCs w:val="24"/>
          <w:lang w:val="en-US" w:eastAsia="zh-CN" w:bidi="ar-SA"/>
        </w:rPr>
        <w:t>*</w:t>
      </w:r>
      <w:r>
        <w:rPr>
          <w:rFonts w:ascii="Times New Roman" w:hAnsi="Times New Roman" w:eastAsia="宋体" w:cs="Times New Roman"/>
          <w:sz w:val="24"/>
          <w:szCs w:val="24"/>
          <w:lang w:val="en-US" w:eastAsia="zh-CN" w:bidi="ar-SA"/>
        </w:rPr>
        <w:t>(RR-1)</w:t>
      </w:r>
      <w:r>
        <w:rPr>
          <w:rFonts w:hint="eastAsia" w:ascii="Times New Roman" w:hAnsi="Times New Roman" w:eastAsia="宋体" w:cs="Times New Roman"/>
          <w:sz w:val="24"/>
          <w:szCs w:val="24"/>
          <w:lang w:val="en-US" w:eastAsia="zh-CN" w:bidi="ar-SA"/>
        </w:rPr>
        <w:t>）**0.5</w:t>
      </w:r>
    </w:p>
    <w:p w14:paraId="0B314776">
      <w:pPr>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 xml:space="preserve"> S_conf = max(0, (Γcrit - 1) / (Γmax - 1))</w:t>
      </w:r>
    </w:p>
    <w:p w14:paraId="556DB70E">
      <w:pPr>
        <w:rPr>
          <w:rFonts w:ascii="Times New Roman" w:hAnsi="Times New Roman" w:eastAsia="宋体" w:cs="Times New Roman"/>
          <w:sz w:val="24"/>
          <w:szCs w:val="24"/>
          <w:lang w:val="en-US" w:eastAsia="zh-CN" w:bidi="ar-SA"/>
        </w:rPr>
      </w:pPr>
    </w:p>
    <w:bookmarkEnd w:id="15"/>
    <w:p w14:paraId="70E846B6">
      <w:pPr>
        <w:pStyle w:val="84"/>
        <w:numPr>
          <w:ilvl w:val="0"/>
          <w:numId w:val="0"/>
        </w:numPr>
        <w:ind w:left="360" w:leftChars="0"/>
        <w:rPr>
          <w:rFonts w:ascii="Times New Roman" w:hAnsi="Times New Roman" w:eastAsia="宋体" w:cs="Times New Roman"/>
          <w:sz w:val="24"/>
          <w:szCs w:val="24"/>
          <w:lang w:val="en-US" w:eastAsia="zh-CN" w:bidi="ar-SA"/>
        </w:rPr>
      </w:pPr>
      <w:bookmarkStart w:id="16" w:name="第六步风险合成与三级判定"/>
      <w:r>
        <w:rPr>
          <w:rFonts w:ascii="Times New Roman" w:hAnsi="Times New Roman" w:eastAsia="宋体" w:cs="Times New Roman"/>
          <w:sz w:val="24"/>
          <w:szCs w:val="24"/>
          <w:lang w:val="en-US" w:eastAsia="zh-CN" w:bidi="ar-SA"/>
        </w:rPr>
        <w:t>Γcrit &gt;= Γmax → S_conf = 1 → 结论稳健（混杂无法推翻）</w:t>
      </w:r>
    </w:p>
    <w:p w14:paraId="571DBC12">
      <w:pPr>
        <w:pStyle w:val="84"/>
        <w:numPr>
          <w:ilvl w:val="0"/>
          <w:numId w:val="0"/>
        </w:numPr>
        <w:ind w:left="360" w:leftChars="0"/>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1 &lt; Γcrit &lt; Γmax → 0 &lt; S_conf &lt; 1 → 结论部分稳健</w:t>
      </w:r>
    </w:p>
    <w:p w14:paraId="03CC911E">
      <w:pPr>
        <w:pStyle w:val="84"/>
        <w:numPr>
          <w:ilvl w:val="0"/>
          <w:numId w:val="0"/>
        </w:numPr>
        <w:ind w:left="360" w:leftChars="0"/>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Γcrit = 1 → S_conf = 0 → 结论完全不稳定（U很弱就能翻案）</w:t>
      </w:r>
    </w:p>
    <w:p w14:paraId="41C71B1E">
      <w:pPr>
        <w:pStyle w:val="84"/>
        <w:numPr>
          <w:ilvl w:val="0"/>
          <w:numId w:val="0"/>
        </w:numPr>
        <w:ind w:left="360" w:leftChars="0"/>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Γcrit = ∞ → S_conf = 1 → 绝对稳健（任何U都无法翻案）</w:t>
      </w:r>
    </w:p>
    <w:p w14:paraId="03E2D20D">
      <w:pPr>
        <w:pStyle w:val="84"/>
        <w:numPr>
          <w:ilvl w:val="0"/>
          <w:numId w:val="0"/>
        </w:numPr>
        <w:ind w:left="360" w:leftChars="0"/>
        <w:rPr>
          <w:rFonts w:ascii="Times New Roman" w:hAnsi="Times New Roman" w:eastAsia="宋体" w:cs="Times New Roman"/>
          <w:sz w:val="24"/>
          <w:szCs w:val="24"/>
          <w:lang w:val="en-US" w:eastAsia="zh-CN" w:bidi="ar-SA"/>
        </w:rPr>
      </w:pPr>
    </w:p>
    <w:p w14:paraId="20CCA8D1">
      <w:pPr>
        <w:pStyle w:val="4"/>
      </w:pPr>
    </w:p>
    <w:p w14:paraId="46E9B0C1">
      <w:pPr>
        <w:pStyle w:val="4"/>
        <w:rPr>
          <w:rFonts w:hint="default" w:eastAsia="宋体"/>
          <w:lang w:val="en-US" w:eastAsia="zh-CN"/>
        </w:rPr>
      </w:pPr>
      <w:r>
        <w:t>6 第六步：</w:t>
      </w:r>
      <w:commentRangeStart w:id="6"/>
      <w:r>
        <w:rPr>
          <w:rFonts w:hint="eastAsia"/>
          <w:lang w:val="en-US" w:eastAsia="zh-CN"/>
        </w:rPr>
        <w:t>审计输出</w:t>
      </w:r>
      <w:commentRangeEnd w:id="6"/>
      <w:r>
        <w:commentReference w:id="6"/>
      </w:r>
    </w:p>
    <w:p w14:paraId="5764BD1E">
      <w:pPr>
        <w:pStyle w:val="5"/>
      </w:pPr>
      <w:bookmarkStart w:id="17" w:name="节点风险"/>
      <w:r>
        <w:t>6.1 节点风险</w:t>
      </w:r>
    </w:p>
    <w:p w14:paraId="1FBFB0BE">
      <w:pPr>
        <w:pStyle w:val="24"/>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 xml:space="preserve">risk(x) = s_conf(x) × ( PN(x) + ATE(x) ) </w:t>
      </w:r>
    </w:p>
    <w:p w14:paraId="633AA053">
      <w:pPr>
        <w:pStyle w:val="3"/>
      </w:pPr>
      <w:r>
        <w:rPr>
          <w:rFonts w:hint="eastAsia"/>
          <w:lang w:val="en-US" w:eastAsia="zh-CN"/>
        </w:rPr>
        <w:t>对PN和ATE结合评估，先求和</w:t>
      </w:r>
      <w:r>
        <w:t>再乘置信度</w:t>
      </w:r>
    </w:p>
    <w:p w14:paraId="762C2559">
      <w:pPr>
        <w:pStyle w:val="3"/>
        <w:rPr>
          <w:rFonts w:hint="default"/>
          <w:lang w:val="en-US"/>
        </w:rPr>
      </w:pPr>
      <w:r>
        <w:t>效应强但稳健性差的节点，效应弱但稳健的</w:t>
      </w:r>
      <w:r>
        <w:rPr>
          <w:rFonts w:hint="eastAsia"/>
          <w:lang w:eastAsia="zh-CN"/>
        </w:rPr>
        <w:t>，</w:t>
      </w:r>
      <w:r>
        <w:rPr>
          <w:rFonts w:hint="eastAsia"/>
          <w:lang w:val="en-US" w:eastAsia="zh-CN"/>
        </w:rPr>
        <w:t>均不会得高分</w:t>
      </w:r>
    </w:p>
    <w:bookmarkEnd w:id="17"/>
    <w:p w14:paraId="0F5A3DB0">
      <w:pPr>
        <w:pStyle w:val="5"/>
      </w:pPr>
      <w:bookmarkStart w:id="18" w:name="路径级判定"/>
      <w:r>
        <w:t>6.2 路径判定</w:t>
      </w:r>
    </w:p>
    <w:p w14:paraId="18632445">
      <w:pPr>
        <w:pStyle w:val="24"/>
      </w:pPr>
      <w:r>
        <w:t>路径风险 = max{x ∈ 路径} risk(x)（取最大：一条路径的危险由最薄弱环节决定）</w:t>
      </w:r>
    </w:p>
    <w:p w14:paraId="711CE654">
      <w:pPr>
        <w:pStyle w:val="24"/>
        <w:rPr>
          <w:rFonts w:hint="default" w:eastAsia="宋体"/>
          <w:lang w:val="en-US" w:eastAsia="zh-CN"/>
        </w:rPr>
      </w:pPr>
      <w:r>
        <w:t>与阈值 θ比较：≥ θ 判攻击路径</w:t>
      </w:r>
      <w:r>
        <w:rPr>
          <w:rFonts w:hint="eastAsia"/>
          <w:lang w:val="en-US" w:eastAsia="zh-CN"/>
        </w:rPr>
        <w:t xml:space="preserve">      </w:t>
      </w:r>
      <w:r>
        <w:t>根因 = 攻击事件中 risk 最大的节点</w:t>
      </w:r>
    </w:p>
    <w:bookmarkEnd w:id="18"/>
    <w:p w14:paraId="1A5D9E9C">
      <w:pPr>
        <w:pStyle w:val="5"/>
      </w:pPr>
      <w:bookmarkStart w:id="19" w:name="轨迹级判定"/>
      <w:r>
        <w:t>6.3 轨迹判定</w:t>
      </w:r>
    </w:p>
    <w:p w14:paraId="25DC7019">
      <w:pPr>
        <w:pStyle w:val="24"/>
      </w:pPr>
      <w:r>
        <w:t>任一</w:t>
      </w:r>
      <w:r>
        <w:rPr>
          <w:rFonts w:hint="eastAsia"/>
          <w:lang w:val="en-US" w:eastAsia="zh-CN"/>
        </w:rPr>
        <w:t>路径</w:t>
      </w:r>
      <w:r>
        <w:t>判攻击 → 轨迹判攻击</w:t>
      </w:r>
    </w:p>
    <w:p w14:paraId="0A0F2ABC">
      <w:pPr>
        <w:pStyle w:val="24"/>
      </w:pPr>
      <w:r>
        <w:t>仅未遂 → 轨迹未遂</w:t>
      </w:r>
    </w:p>
    <w:p w14:paraId="7F1B4926">
      <w:pPr>
        <w:pStyle w:val="24"/>
      </w:pPr>
      <w:r>
        <w:t>全部否决/无命中 → 良性</w:t>
      </w:r>
    </w:p>
    <w:p w14:paraId="4FA6DB9F">
      <w:pPr>
        <w:pStyle w:val="24"/>
        <w:rPr>
          <w:rFonts w:hint="eastAsia"/>
          <w:lang w:val="en-US" w:eastAsia="zh-CN"/>
        </w:rPr>
      </w:pPr>
      <w:r>
        <w:t xml:space="preserve">攻击类型 = 命中模板映射（P1 紧邻劫持 </w:t>
      </w:r>
      <w:r>
        <w:rPr>
          <w:rFonts w:hint="eastAsia"/>
          <w:lang w:eastAsia="zh-CN"/>
        </w:rPr>
        <w:t>，</w:t>
      </w:r>
      <w:r>
        <w:t>P2 延迟劫持</w:t>
      </w:r>
      <w:r>
        <w:rPr>
          <w:rFonts w:hint="eastAsia"/>
          <w:lang w:val="en-US" w:eastAsia="zh-CN"/>
        </w:rPr>
        <w:t xml:space="preserve">  </w:t>
      </w:r>
      <w:r>
        <w:t>工具链</w:t>
      </w:r>
      <w:r>
        <w:rPr>
          <w:rFonts w:hint="eastAsia"/>
          <w:lang w:val="en-US" w:eastAsia="zh-CN"/>
        </w:rPr>
        <w:t xml:space="preserve">  </w:t>
      </w:r>
      <w:r>
        <w:t xml:space="preserve">意图劫持 </w:t>
      </w:r>
      <w:r>
        <w:rPr>
          <w:rFonts w:hint="eastAsia"/>
          <w:lang w:eastAsia="zh-CN"/>
        </w:rPr>
        <w:t>，</w:t>
      </w:r>
      <w:r>
        <w:rPr>
          <w:rFonts w:hint="eastAsia"/>
          <w:lang w:val="en-US" w:eastAsia="zh-CN"/>
        </w:rPr>
        <w:t>P</w:t>
      </w:r>
      <w:r>
        <w:t xml:space="preserve">3 部分劫持 </w:t>
      </w:r>
      <w:r>
        <w:rPr>
          <w:rFonts w:hint="eastAsia"/>
          <w:lang w:val="en-US" w:eastAsia="zh-CN"/>
        </w:rPr>
        <w:t>,</w:t>
      </w:r>
      <w:r>
        <w:t>P4 未遂 ）</w:t>
      </w:r>
      <w:r>
        <w:rPr>
          <w:rFonts w:hint="eastAsia"/>
          <w:lang w:val="en-US" w:eastAsia="zh-CN"/>
        </w:rPr>
        <w:t xml:space="preserve">    具体类型需要结合根因节点确定分析</w:t>
      </w:r>
    </w:p>
    <w:p w14:paraId="2130D791">
      <w:pPr>
        <w:pStyle w:val="3"/>
        <w:rPr>
          <w:rFonts w:hint="eastAsia"/>
          <w:lang w:val="en-US" w:eastAsia="zh-CN"/>
        </w:rPr>
      </w:pPr>
    </w:p>
    <w:p w14:paraId="21389D7A">
      <w:pPr>
        <w:pStyle w:val="3"/>
        <w:rPr>
          <w:rFonts w:hint="eastAsia"/>
          <w:lang w:val="en-US" w:eastAsia="zh-CN"/>
        </w:rPr>
      </w:pPr>
      <w:r>
        <w:rPr>
          <w:rFonts w:hint="eastAsia"/>
          <w:lang w:val="en-US" w:eastAsia="zh-CN"/>
        </w:rPr>
        <w:t>参数设定：</w:t>
      </w:r>
    </w:p>
    <w:p w14:paraId="2E77C8C3">
      <w:pPr>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 xml:space="preserve">1.θ：取已知攻击轨迹 </w:t>
      </w:r>
      <w:r>
        <w:rPr>
          <w:rFonts w:hint="eastAsia" w:cs="Times New Roman"/>
          <w:sz w:val="24"/>
          <w:szCs w:val="24"/>
          <w:lang w:val="en-US" w:eastAsia="zh-CN" w:bidi="ar-SA"/>
        </w:rPr>
        <w:t>r</w:t>
      </w:r>
      <w:r>
        <w:rPr>
          <w:rFonts w:hint="default" w:ascii="Times New Roman" w:hAnsi="Times New Roman" w:eastAsia="宋体" w:cs="Times New Roman"/>
          <w:sz w:val="24"/>
          <w:szCs w:val="24"/>
          <w:lang w:val="en-US" w:eastAsia="zh-CN" w:bidi="ar-SA"/>
        </w:rPr>
        <w:t>isk 分布的下界分位——保证绝大多数已知攻击都被判为攻击 （通过大量攻击和良性轨迹确定）</w:t>
      </w:r>
    </w:p>
    <w:p w14:paraId="2AE8DE0E">
      <w:pPr>
        <w:rPr>
          <w:rFonts w:hint="default" w:ascii="Times New Roman" w:hAnsi="Times New Roman" w:eastAsia="宋体" w:cs="Times New Roman"/>
          <w:sz w:val="24"/>
          <w:szCs w:val="24"/>
          <w:lang w:val="en-US" w:eastAsia="zh-CN" w:bidi="ar-SA"/>
        </w:rPr>
      </w:pPr>
    </w:p>
    <w:p w14:paraId="2ED1248D">
      <w:pPr>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2.Γmax：</w:t>
      </w:r>
    </w:p>
    <w:p w14:paraId="27A0F7DD">
      <w:pPr>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按攻击类别收集多条轨迹中节点的 Γcrit，去掉Γcrit=∞后，以分布位置</w:t>
      </w:r>
      <w:r>
        <w:rPr>
          <w:rFonts w:hint="eastAsia" w:cs="Times New Roman"/>
          <w:sz w:val="24"/>
          <w:szCs w:val="24"/>
          <w:lang w:val="en-US" w:eastAsia="zh-CN" w:bidi="ar-SA"/>
        </w:rPr>
        <w:t>确定</w:t>
      </w:r>
      <w:r>
        <w:rPr>
          <w:rFonts w:hint="default" w:ascii="Times New Roman" w:hAnsi="Times New Roman" w:eastAsia="宋体" w:cs="Times New Roman"/>
          <w:sz w:val="24"/>
          <w:szCs w:val="24"/>
          <w:lang w:val="en-US" w:eastAsia="zh-CN" w:bidi="ar-SA"/>
        </w:rPr>
        <w:t xml:space="preserve">混杂强度上界：Γmax = μ + 2σ </w:t>
      </w:r>
    </w:p>
    <w:p w14:paraId="4AB287C6">
      <w:pPr>
        <w:pStyle w:val="3"/>
        <w:ind w:left="0" w:leftChars="0" w:firstLine="0" w:firstLineChars="0"/>
        <w:rPr>
          <w:rFonts w:hint="default" w:ascii="Times New Roman" w:hAnsi="Times New Roman" w:eastAsia="宋体" w:cs="Times New Roman"/>
          <w:sz w:val="24"/>
          <w:szCs w:val="24"/>
          <w:lang w:val="en-US" w:eastAsia="zh-CN" w:bidi="ar-SA"/>
        </w:rPr>
      </w:pPr>
    </w:p>
    <w:bookmarkEnd w:id="16"/>
    <w:bookmarkEnd w:id="19"/>
    <w:p w14:paraId="6F5DF2AA">
      <w:pPr>
        <w:pStyle w:val="25"/>
        <w:numPr>
          <w:ilvl w:val="0"/>
          <w:numId w:val="0"/>
        </w:numPr>
      </w:pPr>
      <w:bookmarkStart w:id="20" w:name="参考文献"/>
    </w:p>
    <w:bookmarkEnd w:id="1"/>
    <w:bookmarkEnd w:id="20"/>
    <w:sectPr>
      <w:footnotePr>
        <w:numRestart w:val="eachSect"/>
      </w:footnotePr>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V" w:date="2026-10-04T23:12:42Z" w:initials="">
    <w:p w14:paraId="580E8FF9">
      <w:pPr>
        <w:pStyle w:val="13"/>
        <w:rPr>
          <w:rFonts w:hint="default"/>
          <w:lang w:val="en-US" w:eastAsia="zh-CN"/>
        </w:rPr>
      </w:pPr>
      <w:r>
        <w:rPr>
          <w:rFonts w:hint="eastAsia"/>
          <w:lang w:val="en-US" w:eastAsia="zh-CN"/>
        </w:rPr>
        <w:t>本质是各种事件，代表了用户、agent、系统设定、环境、权限等方面的状态变化，是进行语义分析的主要对象。</w:t>
      </w:r>
    </w:p>
  </w:comment>
  <w:comment w:id="1" w:author="VV" w:date="2026-10-04T23:15:04Z" w:initials="">
    <w:p w14:paraId="7F6113CB">
      <w:pPr>
        <w:pStyle w:val="13"/>
        <w:rPr>
          <w:rFonts w:hint="eastAsia"/>
          <w:lang w:val="en-US" w:eastAsia="zh-CN"/>
        </w:rPr>
      </w:pPr>
      <w:r>
        <w:rPr>
          <w:rFonts w:hint="eastAsia"/>
          <w:lang w:val="en-US" w:eastAsia="zh-CN"/>
        </w:rPr>
        <w:t>当前分类过于复杂，叙事显啰嗦且不利于分析。可以缩减为时间先后、信息（数据）传导两个类别，其余分类归入事件（节点）。</w:t>
      </w:r>
    </w:p>
    <w:p w14:paraId="349A7920">
      <w:pPr>
        <w:pStyle w:val="13"/>
        <w:rPr>
          <w:rFonts w:hint="default"/>
          <w:lang w:val="en-US" w:eastAsia="zh-CN"/>
        </w:rPr>
      </w:pPr>
      <w:r>
        <w:rPr>
          <w:rFonts w:hint="eastAsia"/>
          <w:lang w:val="en-US" w:eastAsia="zh-CN"/>
        </w:rPr>
        <w:t>时间先后、信息传导两个类别可以同时存在，即事件之间同时存在两条连接关系，如用户指令既给出明确指令（信息），又引发了agent的思考或动作</w:t>
      </w:r>
    </w:p>
  </w:comment>
  <w:comment w:id="2" w:author="VV" w:date="2026-10-04T23:48:40Z" w:initials="">
    <w:p w14:paraId="42E819DA">
      <w:pPr>
        <w:pStyle w:val="13"/>
        <w:numPr>
          <w:ilvl w:val="0"/>
          <w:numId w:val="1"/>
        </w:numPr>
        <w:rPr>
          <w:rFonts w:hint="eastAsia"/>
          <w:lang w:val="en-US" w:eastAsia="zh-CN"/>
        </w:rPr>
      </w:pPr>
      <w:r>
        <w:rPr>
          <w:rFonts w:hint="eastAsia"/>
          <w:lang w:val="en-US" w:eastAsia="zh-CN"/>
        </w:rPr>
        <w:t>B-T实际上是我们整个处理流程的输出结果。</w:t>
      </w:r>
    </w:p>
    <w:p w14:paraId="064F8559">
      <w:pPr>
        <w:pStyle w:val="13"/>
        <w:numPr>
          <w:ilvl w:val="0"/>
          <w:numId w:val="0"/>
        </w:numPr>
        <w:rPr>
          <w:rFonts w:hint="eastAsia"/>
          <w:lang w:val="en-US" w:eastAsia="zh-CN"/>
        </w:rPr>
      </w:pPr>
      <w:r>
        <w:rPr>
          <w:rFonts w:hint="eastAsia"/>
          <w:lang w:val="en-US" w:eastAsia="zh-CN"/>
        </w:rPr>
        <w:t>即：</w:t>
      </w:r>
    </w:p>
    <w:p w14:paraId="6D5A0C58">
      <w:pPr>
        <w:pStyle w:val="13"/>
        <w:numPr>
          <w:ilvl w:val="0"/>
          <w:numId w:val="2"/>
        </w:numPr>
        <w:rPr>
          <w:rFonts w:hint="eastAsia"/>
          <w:lang w:val="en-US" w:eastAsia="zh-CN"/>
        </w:rPr>
      </w:pPr>
      <w:r>
        <w:rPr>
          <w:rFonts w:hint="eastAsia"/>
          <w:lang w:val="en-US" w:eastAsia="zh-CN"/>
        </w:rPr>
        <w:t>当前执行路径是否产生了恶性结果</w:t>
      </w:r>
    </w:p>
    <w:p w14:paraId="4BC38177">
      <w:pPr>
        <w:pStyle w:val="13"/>
        <w:numPr>
          <w:ilvl w:val="0"/>
          <w:numId w:val="2"/>
        </w:numPr>
        <w:rPr>
          <w:rFonts w:hint="default"/>
          <w:lang w:val="en-US" w:eastAsia="zh-CN"/>
        </w:rPr>
      </w:pPr>
      <w:r>
        <w:rPr>
          <w:rFonts w:hint="eastAsia"/>
          <w:lang w:val="en-US" w:eastAsia="zh-CN"/>
        </w:rPr>
        <w:t>攻击的发起源点（以及次要/二次注入点）在哪里</w:t>
      </w:r>
    </w:p>
    <w:p w14:paraId="2BF4C99A">
      <w:pPr>
        <w:pStyle w:val="13"/>
        <w:numPr>
          <w:ilvl w:val="0"/>
          <w:numId w:val="2"/>
        </w:numPr>
        <w:rPr>
          <w:rFonts w:hint="default"/>
          <w:lang w:val="en-US" w:eastAsia="zh-CN"/>
        </w:rPr>
      </w:pPr>
      <w:r>
        <w:rPr>
          <w:rFonts w:hint="eastAsia"/>
          <w:lang w:val="en-US" w:eastAsia="zh-CN"/>
        </w:rPr>
        <w:t>从注入到结果事件是如何演化的</w:t>
      </w:r>
    </w:p>
  </w:comment>
  <w:comment w:id="3" w:author="VV" w:date="2026-10-04T23:27:09Z" w:initials="">
    <w:p w14:paraId="5B68013E">
      <w:pPr>
        <w:pStyle w:val="13"/>
        <w:rPr>
          <w:rFonts w:hint="eastAsia"/>
          <w:lang w:val="en-US" w:eastAsia="zh-CN"/>
        </w:rPr>
      </w:pPr>
      <w:r>
        <w:rPr>
          <w:rFonts w:hint="eastAsia"/>
          <w:lang w:val="en-US" w:eastAsia="zh-CN"/>
        </w:rPr>
        <w:t>此处的风险事件模板，应当基于第一节的事件和关联构建，SBT类型之间的关联无意义，也颠倒了叙事逻辑。</w:t>
      </w:r>
    </w:p>
    <w:p w14:paraId="4F1A69F0">
      <w:pPr>
        <w:pStyle w:val="13"/>
        <w:rPr>
          <w:rFonts w:hint="eastAsia"/>
          <w:lang w:val="en-US" w:eastAsia="zh-CN"/>
        </w:rPr>
      </w:pPr>
      <w:r>
        <w:rPr>
          <w:rFonts w:hint="eastAsia"/>
          <w:lang w:val="en-US" w:eastAsia="zh-CN"/>
        </w:rPr>
        <w:t>如：</w:t>
      </w:r>
    </w:p>
    <w:p w14:paraId="114DC148">
      <w:pPr>
        <w:pStyle w:val="13"/>
        <w:rPr>
          <w:rFonts w:hint="eastAsia"/>
          <w:lang w:val="en-US" w:eastAsia="zh-CN"/>
        </w:rPr>
      </w:pPr>
      <w:r>
        <w:rPr>
          <w:rFonts w:hint="eastAsia"/>
          <w:lang w:val="en-US" w:eastAsia="zh-CN"/>
        </w:rPr>
        <w:t>记忆投毒攻击的典型模式包含x种，其中第一种路径为：agent_1外部信息查询--&gt;xxx步--&gt;共享数据写入--&gt;agent_2通过RAG内部读取；第二种路径。。。</w:t>
      </w:r>
    </w:p>
    <w:p w14:paraId="340E3B36">
      <w:pPr>
        <w:pStyle w:val="13"/>
        <w:rPr>
          <w:rFonts w:hint="eastAsia"/>
          <w:lang w:val="en-US" w:eastAsia="zh-CN"/>
        </w:rPr>
      </w:pPr>
    </w:p>
    <w:p w14:paraId="65E67148">
      <w:pPr>
        <w:pStyle w:val="13"/>
        <w:rPr>
          <w:rFonts w:hint="eastAsia"/>
          <w:lang w:val="en-US" w:eastAsia="zh-CN"/>
        </w:rPr>
      </w:pPr>
      <w:r>
        <w:rPr>
          <w:rFonts w:hint="eastAsia"/>
          <w:lang w:val="en-US" w:eastAsia="zh-CN"/>
        </w:rPr>
        <w:t>对于典型的攻击（</w:t>
      </w:r>
      <w:r>
        <w:t>延迟执行、工具链构造、意图劫持、任务注入</w:t>
      </w:r>
      <w:r>
        <w:rPr>
          <w:rFonts w:hint="eastAsia"/>
          <w:lang w:eastAsia="zh-CN"/>
        </w:rPr>
        <w:t>、</w:t>
      </w:r>
      <w:r>
        <w:rPr>
          <w:rFonts w:hint="eastAsia"/>
          <w:lang w:val="en-US" w:eastAsia="zh-CN"/>
        </w:rPr>
        <w:t>记忆投毒等等）分别构造风险事件模板的过程，可以结合典型攻击数据集通过</w:t>
      </w:r>
      <w:r>
        <w:rPr>
          <w:rFonts w:hint="eastAsia"/>
          <w:b/>
          <w:bCs/>
          <w:lang w:val="en-US" w:eastAsia="zh-CN"/>
        </w:rPr>
        <w:t>统计学习/机器学习的</w:t>
      </w:r>
      <w:r>
        <w:rPr>
          <w:rFonts w:hint="eastAsia"/>
          <w:lang w:val="en-US" w:eastAsia="zh-CN"/>
        </w:rPr>
        <w:t>方式（或人工经验的方式，这个可以具体评估）展开。</w:t>
      </w:r>
    </w:p>
    <w:p w14:paraId="1C113919">
      <w:pPr>
        <w:pStyle w:val="13"/>
        <w:rPr>
          <w:rFonts w:hint="eastAsia"/>
          <w:lang w:val="en-US" w:eastAsia="zh-CN"/>
        </w:rPr>
      </w:pPr>
    </w:p>
    <w:p w14:paraId="6215906C">
      <w:pPr>
        <w:pStyle w:val="13"/>
        <w:rPr>
          <w:rFonts w:hint="eastAsia"/>
          <w:lang w:val="en-US" w:eastAsia="zh-CN"/>
        </w:rPr>
      </w:pPr>
      <w:r>
        <w:rPr>
          <w:rFonts w:hint="eastAsia"/>
          <w:lang w:val="en-US" w:eastAsia="zh-CN"/>
        </w:rPr>
        <w:t>一个攻击模板的作用是在完整事件图中筛选可能的风险事件演化链条，为下一步的因果分析提供输入。</w:t>
      </w:r>
    </w:p>
    <w:p w14:paraId="7EF49649">
      <w:pPr>
        <w:pStyle w:val="13"/>
        <w:rPr>
          <w:rFonts w:hint="eastAsia"/>
          <w:lang w:val="en-US" w:eastAsia="zh-CN"/>
        </w:rPr>
      </w:pPr>
    </w:p>
    <w:p w14:paraId="46F7901A">
      <w:pPr>
        <w:pStyle w:val="13"/>
        <w:rPr>
          <w:rFonts w:hint="eastAsia"/>
          <w:lang w:val="en-US" w:eastAsia="zh-CN"/>
        </w:rPr>
      </w:pPr>
      <w:r>
        <w:rPr>
          <w:rFonts w:hint="eastAsia"/>
          <w:lang w:val="en-US" w:eastAsia="zh-CN"/>
        </w:rPr>
        <w:t>此处的匹配过程，是一个多模板 vs 多节点完整图的算法，需要详细的设计。</w:t>
      </w:r>
    </w:p>
    <w:p w14:paraId="66773FCD">
      <w:pPr>
        <w:pStyle w:val="13"/>
        <w:rPr>
          <w:rFonts w:hint="eastAsia"/>
          <w:lang w:val="en-US" w:eastAsia="zh-CN"/>
        </w:rPr>
      </w:pPr>
    </w:p>
    <w:p w14:paraId="7B52B7ED">
      <w:pPr>
        <w:pStyle w:val="13"/>
        <w:rPr>
          <w:rFonts w:hint="default"/>
          <w:lang w:val="en-US" w:eastAsia="zh-CN"/>
        </w:rPr>
      </w:pPr>
      <w:r>
        <w:rPr>
          <w:rFonts w:hint="eastAsia"/>
          <w:lang w:val="en-US" w:eastAsia="zh-CN"/>
        </w:rPr>
        <w:t>风险事件模板及其匹配算法，可作为我们论文的</w:t>
      </w:r>
      <w:r>
        <w:rPr>
          <w:rFonts w:hint="eastAsia"/>
          <w:b/>
          <w:bCs/>
          <w:lang w:val="en-US" w:eastAsia="zh-CN"/>
        </w:rPr>
        <w:t>第一个技术贡献点</w:t>
      </w:r>
      <w:r>
        <w:rPr>
          <w:rFonts w:hint="eastAsia"/>
          <w:lang w:val="en-US" w:eastAsia="zh-CN"/>
        </w:rPr>
        <w:t>。</w:t>
      </w:r>
    </w:p>
  </w:comment>
  <w:comment w:id="4" w:author="VV" w:date="2026-10-04T23:42:52Z" w:initials="">
    <w:p w14:paraId="0F417A54">
      <w:pPr>
        <w:pStyle w:val="13"/>
        <w:rPr>
          <w:rFonts w:hint="eastAsia"/>
          <w:lang w:val="en-US" w:eastAsia="zh-CN"/>
        </w:rPr>
      </w:pPr>
      <w:r>
        <w:rPr>
          <w:rFonts w:hint="eastAsia"/>
          <w:lang w:val="en-US" w:eastAsia="zh-CN"/>
        </w:rPr>
        <w:t>由于我们并不预先知道危害后果（风险判定也是我们最终的输出之一），所以无法基于SBT匹配，应当基于1.1，1.2节的定义和3.1节的模板进行匹配。</w:t>
      </w:r>
    </w:p>
    <w:p w14:paraId="6727E47F">
      <w:pPr>
        <w:pStyle w:val="13"/>
        <w:rPr>
          <w:rFonts w:hint="default"/>
          <w:lang w:val="en-US" w:eastAsia="zh-CN"/>
        </w:rPr>
      </w:pPr>
      <w:r>
        <w:rPr>
          <w:rFonts w:hint="eastAsia"/>
          <w:lang w:val="en-US" w:eastAsia="zh-CN"/>
        </w:rPr>
        <w:t>此处算法需要系统性更新，参考上一条批注。</w:t>
      </w:r>
    </w:p>
  </w:comment>
  <w:comment w:id="5" w:author="VV" w:date="2026-10-04T23:44:55Z" w:initials="">
    <w:p w14:paraId="3C5E6A6B">
      <w:pPr>
        <w:pStyle w:val="13"/>
        <w:rPr>
          <w:rFonts w:hint="eastAsia"/>
          <w:lang w:val="en-US" w:eastAsia="zh-CN"/>
        </w:rPr>
      </w:pPr>
      <w:r>
        <w:rPr>
          <w:rFonts w:hint="eastAsia"/>
          <w:lang w:val="en-US" w:eastAsia="zh-CN"/>
        </w:rPr>
        <w:t>同上一条，依据1.1，1.2节的节点（事件）和边（关联）定义进行因果分析。</w:t>
      </w:r>
    </w:p>
    <w:p w14:paraId="4E1B7C97">
      <w:pPr>
        <w:pStyle w:val="13"/>
        <w:rPr>
          <w:rFonts w:hint="eastAsia"/>
          <w:lang w:val="en-US" w:eastAsia="zh-CN"/>
        </w:rPr>
      </w:pPr>
    </w:p>
    <w:p w14:paraId="653A0E5F">
      <w:pPr>
        <w:pStyle w:val="13"/>
        <w:rPr>
          <w:rFonts w:hint="eastAsia"/>
          <w:lang w:val="en-US" w:eastAsia="zh-CN"/>
        </w:rPr>
      </w:pPr>
      <w:r>
        <w:rPr>
          <w:rFonts w:hint="eastAsia"/>
          <w:lang w:val="en-US" w:eastAsia="zh-CN"/>
        </w:rPr>
        <w:t>第四和第五步，作为我们论文的</w:t>
      </w:r>
      <w:r>
        <w:rPr>
          <w:rFonts w:hint="eastAsia"/>
          <w:b/>
          <w:bCs/>
          <w:lang w:val="en-US" w:eastAsia="zh-CN"/>
        </w:rPr>
        <w:t>第二个技术贡献点</w:t>
      </w:r>
      <w:r>
        <w:rPr>
          <w:rFonts w:hint="eastAsia"/>
          <w:lang w:val="en-US" w:eastAsia="zh-CN"/>
        </w:rPr>
        <w:t>。</w:t>
      </w:r>
    </w:p>
    <w:p w14:paraId="5291AABD">
      <w:pPr>
        <w:pStyle w:val="13"/>
        <w:rPr>
          <w:rFonts w:hint="eastAsia"/>
          <w:lang w:val="en-US" w:eastAsia="zh-CN"/>
        </w:rPr>
      </w:pPr>
    </w:p>
    <w:p w14:paraId="7A549796">
      <w:pPr>
        <w:pStyle w:val="13"/>
        <w:rPr>
          <w:rFonts w:hint="eastAsia"/>
          <w:lang w:val="en-US" w:eastAsia="zh-CN"/>
        </w:rPr>
      </w:pPr>
      <w:r>
        <w:rPr>
          <w:rFonts w:hint="eastAsia"/>
          <w:lang w:val="en-US" w:eastAsia="zh-CN"/>
        </w:rPr>
        <w:t>此处的因果模型框架是清楚的，但是数值计算的过程仍然不明确。 即，如何量化其中的概率值？</w:t>
      </w:r>
    </w:p>
    <w:p w14:paraId="2CF29F29">
      <w:pPr>
        <w:pStyle w:val="13"/>
        <w:rPr>
          <w:rFonts w:hint="eastAsia"/>
          <w:lang w:val="en-US" w:eastAsia="zh-CN"/>
        </w:rPr>
      </w:pPr>
    </w:p>
    <w:p w14:paraId="18C67407">
      <w:pPr>
        <w:pStyle w:val="13"/>
        <w:rPr>
          <w:rFonts w:hint="eastAsia"/>
          <w:lang w:val="en-US" w:eastAsia="zh-CN"/>
        </w:rPr>
      </w:pPr>
      <w:r>
        <w:rPr>
          <w:rFonts w:hint="eastAsia"/>
          <w:lang w:val="en-US" w:eastAsia="zh-CN"/>
        </w:rPr>
        <w:t>可能的解决方案：</w:t>
      </w:r>
    </w:p>
    <w:p w14:paraId="26738DA6">
      <w:pPr>
        <w:pStyle w:val="13"/>
        <w:numPr>
          <w:ilvl w:val="0"/>
          <w:numId w:val="3"/>
        </w:numPr>
        <w:rPr>
          <w:rFonts w:hint="eastAsia"/>
          <w:lang w:val="en-US" w:eastAsia="zh-CN"/>
        </w:rPr>
      </w:pPr>
      <w:r>
        <w:rPr>
          <w:rFonts w:hint="eastAsia"/>
          <w:lang w:val="en-US" w:eastAsia="zh-CN"/>
        </w:rPr>
        <w:t>采用更强的</w:t>
      </w:r>
      <w:r>
        <w:rPr>
          <w:rFonts w:hint="eastAsia"/>
          <w:b/>
          <w:bCs/>
          <w:lang w:val="en-US" w:eastAsia="zh-CN"/>
        </w:rPr>
        <w:t>审计模型</w:t>
      </w:r>
      <w:r>
        <w:rPr>
          <w:rFonts w:hint="eastAsia"/>
          <w:lang w:val="en-US" w:eastAsia="zh-CN"/>
        </w:rPr>
        <w:t>进行判定。即框定模型的概率模板（如，做了动作x，出现后果y的可能性从高到低分别定义详细标准和概率值）。此路径易实现，但不够创新。如果采用此路径，文章的主要贡献就得从因果模型的应用来说。</w:t>
      </w:r>
    </w:p>
    <w:p w14:paraId="1718D479">
      <w:pPr>
        <w:pStyle w:val="13"/>
        <w:numPr>
          <w:ilvl w:val="0"/>
          <w:numId w:val="0"/>
        </w:numPr>
        <w:spacing w:after="0" w:line="360" w:lineRule="auto"/>
        <w:jc w:val="left"/>
        <w:rPr>
          <w:rFonts w:hint="default"/>
          <w:lang w:val="en-US" w:eastAsia="zh-CN"/>
        </w:rPr>
      </w:pPr>
      <w:r>
        <w:rPr>
          <w:rFonts w:hint="eastAsia"/>
          <w:b/>
          <w:bCs/>
          <w:lang w:val="en-US" w:eastAsia="zh-CN"/>
        </w:rPr>
        <w:t>注意</w:t>
      </w:r>
      <w:r>
        <w:rPr>
          <w:rFonts w:hint="eastAsia"/>
          <w:lang w:val="en-US" w:eastAsia="zh-CN"/>
        </w:rPr>
        <w:t>，若采用此条路径，则在论文的实验部分就要验证，我们在因果模型框架下应用模型审计，相比于直接用模型对完整事件进行审计，所取得的优势和提升。</w:t>
      </w:r>
    </w:p>
    <w:p w14:paraId="478BAFCF">
      <w:pPr>
        <w:pStyle w:val="13"/>
        <w:numPr>
          <w:ilvl w:val="0"/>
          <w:numId w:val="0"/>
        </w:numPr>
        <w:spacing w:after="0" w:line="360" w:lineRule="auto"/>
        <w:jc w:val="left"/>
        <w:rPr>
          <w:rFonts w:hint="eastAsia"/>
          <w:lang w:val="en-US" w:eastAsia="zh-CN"/>
        </w:rPr>
      </w:pPr>
    </w:p>
    <w:p w14:paraId="19464F94">
      <w:pPr>
        <w:pStyle w:val="13"/>
        <w:numPr>
          <w:ilvl w:val="0"/>
          <w:numId w:val="3"/>
        </w:numPr>
        <w:rPr>
          <w:rFonts w:hint="default"/>
          <w:lang w:val="en-US" w:eastAsia="zh-CN"/>
        </w:rPr>
      </w:pPr>
      <w:r>
        <w:rPr>
          <w:rFonts w:hint="eastAsia"/>
          <w:lang w:val="en-US" w:eastAsia="zh-CN"/>
        </w:rPr>
        <w:t>基于</w:t>
      </w:r>
      <w:r>
        <w:rPr>
          <w:rFonts w:hint="eastAsia"/>
          <w:b/>
          <w:bCs/>
          <w:lang w:val="en-US" w:eastAsia="zh-CN"/>
        </w:rPr>
        <w:t>隐状态（注意力机制）</w:t>
      </w:r>
      <w:r>
        <w:rPr>
          <w:rFonts w:hint="eastAsia"/>
          <w:lang w:val="en-US" w:eastAsia="zh-CN"/>
        </w:rPr>
        <w:t>分析。类似于一个轻量的embeding模型，或者想办法读取模型的transformer QKV值等中间状态（本质也是概率换算），然后转化为因果概率。此路径贡献大，创新型强，有潜力独立成一篇文章。</w:t>
      </w:r>
    </w:p>
    <w:p w14:paraId="2D49D365">
      <w:pPr>
        <w:pStyle w:val="13"/>
        <w:numPr>
          <w:ilvl w:val="0"/>
          <w:numId w:val="0"/>
        </w:numPr>
        <w:spacing w:after="0" w:line="360" w:lineRule="auto"/>
        <w:jc w:val="left"/>
        <w:rPr>
          <w:rFonts w:hint="eastAsia"/>
          <w:lang w:val="en-US" w:eastAsia="zh-CN"/>
        </w:rPr>
      </w:pPr>
    </w:p>
    <w:p w14:paraId="6707CC1F">
      <w:pPr>
        <w:pStyle w:val="13"/>
        <w:numPr>
          <w:ilvl w:val="0"/>
          <w:numId w:val="0"/>
        </w:numPr>
        <w:spacing w:after="0" w:line="360" w:lineRule="auto"/>
        <w:jc w:val="left"/>
        <w:rPr>
          <w:rFonts w:hint="default"/>
          <w:lang w:val="en-US" w:eastAsia="zh-CN"/>
        </w:rPr>
      </w:pPr>
      <w:r>
        <w:rPr>
          <w:rFonts w:hint="eastAsia"/>
          <w:lang w:val="en-US" w:eastAsia="zh-CN"/>
        </w:rPr>
        <w:t>当前可先采用第一条路线跑通，第二条路线可以作为后续的研究拓展。</w:t>
      </w:r>
    </w:p>
    <w:p w14:paraId="32068B89">
      <w:pPr>
        <w:pStyle w:val="13"/>
        <w:rPr>
          <w:rFonts w:hint="default"/>
          <w:lang w:val="en-US" w:eastAsia="zh-CN"/>
        </w:rPr>
      </w:pPr>
    </w:p>
  </w:comment>
  <w:comment w:id="6" w:author="VV" w:date="2026-10-05T00:07:05Z" w:initials="">
    <w:p w14:paraId="67CAD87C">
      <w:pPr>
        <w:pStyle w:val="13"/>
        <w:rPr>
          <w:rFonts w:hint="default" w:eastAsia="宋体"/>
          <w:lang w:val="en-US" w:eastAsia="zh-CN"/>
        </w:rPr>
      </w:pPr>
      <w:r>
        <w:rPr>
          <w:rFonts w:hint="eastAsia"/>
          <w:lang w:val="en-US" w:eastAsia="zh-CN"/>
        </w:rPr>
        <w:t>参考第二节的批注。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0E8FF9" w15:done="0"/>
  <w15:commentEx w15:paraId="349A7920" w15:done="0"/>
  <w15:commentEx w15:paraId="2BF4C99A" w15:done="0"/>
  <w15:commentEx w15:paraId="7B52B7ED" w15:done="0"/>
  <w15:commentEx w15:paraId="6727E47F" w15:done="0"/>
  <w15:commentEx w15:paraId="32068B89" w15:done="0"/>
  <w15:commentEx w15:paraId="67CAD87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85BEB4"/>
    <w:multiLevelType w:val="singleLevel"/>
    <w:tmpl w:val="C685BEB4"/>
    <w:lvl w:ilvl="0" w:tentative="0">
      <w:start w:val="3"/>
      <w:numFmt w:val="decimal"/>
      <w:lvlText w:val="%1."/>
      <w:lvlJc w:val="left"/>
      <w:pPr>
        <w:tabs>
          <w:tab w:val="left" w:pos="312"/>
        </w:tabs>
      </w:pPr>
    </w:lvl>
  </w:abstractNum>
  <w:abstractNum w:abstractNumId="1">
    <w:nsid w:val="D5A23F5E"/>
    <w:multiLevelType w:val="singleLevel"/>
    <w:tmpl w:val="D5A23F5E"/>
    <w:lvl w:ilvl="0" w:tentative="0">
      <w:start w:val="19"/>
      <w:numFmt w:val="upperLetter"/>
      <w:suff w:val="nothing"/>
      <w:lvlText w:val="%1-"/>
      <w:lvlJc w:val="left"/>
    </w:lvl>
  </w:abstractNum>
  <w:abstractNum w:abstractNumId="2">
    <w:nsid w:val="D8F5929D"/>
    <w:multiLevelType w:val="singleLevel"/>
    <w:tmpl w:val="D8F5929D"/>
    <w:lvl w:ilvl="0" w:tentative="0">
      <w:start w:val="1"/>
      <w:numFmt w:val="decimal"/>
      <w:suff w:val="nothing"/>
      <w:lvlText w:val="%1-"/>
      <w:lvlJc w:val="left"/>
    </w:lvl>
  </w:abstractNum>
  <w:abstractNum w:abstractNumId="3">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4">
    <w:nsid w:val="4BAE9CBF"/>
    <w:multiLevelType w:val="singleLevel"/>
    <w:tmpl w:val="4BAE9CBF"/>
    <w:lvl w:ilvl="0" w:tentative="0">
      <w:start w:val="1"/>
      <w:numFmt w:val="decimal"/>
      <w:suff w:val="nothing"/>
      <w:lvlText w:val="%1-"/>
      <w:lvlJc w:val="left"/>
    </w:lvl>
  </w:abstractNum>
  <w:abstractNum w:abstractNumId="5">
    <w:nsid w:val="70897959"/>
    <w:multiLevelType w:val="singleLevel"/>
    <w:tmpl w:val="70897959"/>
    <w:lvl w:ilvl="0" w:tentative="0">
      <w:start w:val="1"/>
      <w:numFmt w:val="decimal"/>
      <w:suff w:val="space"/>
      <w:lvlText w:val="%1-"/>
      <w:lvlJc w:val="left"/>
    </w:lvl>
  </w:abstractNum>
  <w:num w:numId="1">
    <w:abstractNumId w:val="1"/>
  </w:num>
  <w:num w:numId="2">
    <w:abstractNumId w:val="4"/>
  </w:num>
  <w:num w:numId="3">
    <w:abstractNumId w:val="2"/>
  </w:num>
  <w:num w:numId="4">
    <w:abstractNumId w:val="5"/>
  </w:num>
  <w:num w:numId="5">
    <w:abstractNumId w:val="0"/>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V">
    <w15:presenceInfo w15:providerId="WPS Office" w15:userId="5455478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trackRevisions w:val="1"/>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1Yzg5ZmU3OTdjMTJkZTkxZGRmZDRiNzhlMDZkMzgifQ=="/>
  </w:docVars>
  <w:rsids>
    <w:rsidRoot w:val="00000000"/>
    <w:rsid w:val="009C337D"/>
    <w:rsid w:val="00CD73EF"/>
    <w:rsid w:val="03320EC3"/>
    <w:rsid w:val="037E320E"/>
    <w:rsid w:val="03EF7C67"/>
    <w:rsid w:val="09722ECD"/>
    <w:rsid w:val="098301B9"/>
    <w:rsid w:val="09FC4E8C"/>
    <w:rsid w:val="0AF53DB5"/>
    <w:rsid w:val="0B321C4B"/>
    <w:rsid w:val="0B9730BE"/>
    <w:rsid w:val="0C476893"/>
    <w:rsid w:val="0E47636F"/>
    <w:rsid w:val="0ECD6DF7"/>
    <w:rsid w:val="0F380715"/>
    <w:rsid w:val="0F7200CA"/>
    <w:rsid w:val="0FC549BC"/>
    <w:rsid w:val="104906FF"/>
    <w:rsid w:val="10741C20"/>
    <w:rsid w:val="11E608FC"/>
    <w:rsid w:val="130B518A"/>
    <w:rsid w:val="136C3441"/>
    <w:rsid w:val="136E0BA9"/>
    <w:rsid w:val="14BD0099"/>
    <w:rsid w:val="14FB46BE"/>
    <w:rsid w:val="158064FB"/>
    <w:rsid w:val="171952CF"/>
    <w:rsid w:val="17E07B9B"/>
    <w:rsid w:val="185F343A"/>
    <w:rsid w:val="18C66D91"/>
    <w:rsid w:val="19831126"/>
    <w:rsid w:val="1AC9700C"/>
    <w:rsid w:val="1F1A1BE5"/>
    <w:rsid w:val="20517888"/>
    <w:rsid w:val="207E43F5"/>
    <w:rsid w:val="224551CB"/>
    <w:rsid w:val="22EB44B3"/>
    <w:rsid w:val="231C1463"/>
    <w:rsid w:val="24A501A2"/>
    <w:rsid w:val="24A73F1B"/>
    <w:rsid w:val="24D00CC1"/>
    <w:rsid w:val="25292B82"/>
    <w:rsid w:val="25B12B77"/>
    <w:rsid w:val="25FD157D"/>
    <w:rsid w:val="26106FBE"/>
    <w:rsid w:val="2BC76C50"/>
    <w:rsid w:val="2DB150B6"/>
    <w:rsid w:val="2DE33AEA"/>
    <w:rsid w:val="2E5D1AEE"/>
    <w:rsid w:val="32024E86"/>
    <w:rsid w:val="35413331"/>
    <w:rsid w:val="35EB349C"/>
    <w:rsid w:val="36486BE0"/>
    <w:rsid w:val="37180CA8"/>
    <w:rsid w:val="386C3059"/>
    <w:rsid w:val="389D097C"/>
    <w:rsid w:val="38AE3672"/>
    <w:rsid w:val="3980141E"/>
    <w:rsid w:val="3A4B3142"/>
    <w:rsid w:val="3A860E49"/>
    <w:rsid w:val="3B1419C4"/>
    <w:rsid w:val="3D6B6579"/>
    <w:rsid w:val="3D804EB1"/>
    <w:rsid w:val="3E1F291C"/>
    <w:rsid w:val="3E742755"/>
    <w:rsid w:val="3E9C21BE"/>
    <w:rsid w:val="3EBE2135"/>
    <w:rsid w:val="3F057D64"/>
    <w:rsid w:val="3FFD0A3B"/>
    <w:rsid w:val="41390199"/>
    <w:rsid w:val="41FF4F3E"/>
    <w:rsid w:val="4253528A"/>
    <w:rsid w:val="43E97A67"/>
    <w:rsid w:val="44D02BC2"/>
    <w:rsid w:val="456A5331"/>
    <w:rsid w:val="45E306D3"/>
    <w:rsid w:val="479E0D55"/>
    <w:rsid w:val="4BA34B8C"/>
    <w:rsid w:val="4DD76D6F"/>
    <w:rsid w:val="4E12250E"/>
    <w:rsid w:val="4F8E16AF"/>
    <w:rsid w:val="500B0F52"/>
    <w:rsid w:val="5135469B"/>
    <w:rsid w:val="514E559A"/>
    <w:rsid w:val="51E43809"/>
    <w:rsid w:val="5218759D"/>
    <w:rsid w:val="569C6088"/>
    <w:rsid w:val="577218B7"/>
    <w:rsid w:val="578A4E52"/>
    <w:rsid w:val="57B27F05"/>
    <w:rsid w:val="57F56770"/>
    <w:rsid w:val="58D750CE"/>
    <w:rsid w:val="5AF01470"/>
    <w:rsid w:val="5C046220"/>
    <w:rsid w:val="5C82434A"/>
    <w:rsid w:val="5C904CB9"/>
    <w:rsid w:val="5E537DEC"/>
    <w:rsid w:val="5E55537D"/>
    <w:rsid w:val="5EAA07DA"/>
    <w:rsid w:val="5ED846F5"/>
    <w:rsid w:val="60E455D3"/>
    <w:rsid w:val="62680180"/>
    <w:rsid w:val="63FA6EBC"/>
    <w:rsid w:val="63FB0FF0"/>
    <w:rsid w:val="684828EC"/>
    <w:rsid w:val="69603C65"/>
    <w:rsid w:val="69AD415F"/>
    <w:rsid w:val="6A255424"/>
    <w:rsid w:val="6A7554EE"/>
    <w:rsid w:val="6AAE45BB"/>
    <w:rsid w:val="6B362ECF"/>
    <w:rsid w:val="6C7F3E6A"/>
    <w:rsid w:val="6D401DE3"/>
    <w:rsid w:val="6E0374CD"/>
    <w:rsid w:val="6F4B2CC1"/>
    <w:rsid w:val="6F4D4C8B"/>
    <w:rsid w:val="6F79782E"/>
    <w:rsid w:val="6F8F0E00"/>
    <w:rsid w:val="700D71E2"/>
    <w:rsid w:val="70532C80"/>
    <w:rsid w:val="70BE47EA"/>
    <w:rsid w:val="70F03BED"/>
    <w:rsid w:val="71B33562"/>
    <w:rsid w:val="7361656E"/>
    <w:rsid w:val="75120509"/>
    <w:rsid w:val="76654669"/>
    <w:rsid w:val="77CF26E1"/>
    <w:rsid w:val="786B1CDE"/>
    <w:rsid w:val="78E17039"/>
    <w:rsid w:val="79181E66"/>
    <w:rsid w:val="7A8772A3"/>
    <w:rsid w:val="7B9B0B2D"/>
    <w:rsid w:val="7CC540B3"/>
    <w:rsid w:val="7F713DE7"/>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宋体" w:cs="Times New Roman"/>
      <w:sz w:val="24"/>
      <w:szCs w:val="24"/>
      <w:lang w:val="en-US" w:eastAsia="zh-CN" w:bidi="ar-SA"/>
    </w:rPr>
  </w:style>
  <w:style w:type="paragraph" w:styleId="2">
    <w:name w:val="heading 1"/>
    <w:basedOn w:val="1"/>
    <w:next w:val="3"/>
    <w:link w:val="32"/>
    <w:qFormat/>
    <w:uiPriority w:val="9"/>
    <w:pPr>
      <w:keepNext/>
      <w:keepLines/>
      <w:spacing w:before="360" w:after="120"/>
      <w:outlineLvl w:val="0"/>
    </w:pPr>
    <w:rPr>
      <w:rFonts w:ascii="Arial" w:hAnsi="Arial" w:cs="Arial"/>
      <w:b/>
      <w:sz w:val="36"/>
      <w:szCs w:val="36"/>
    </w:rPr>
  </w:style>
  <w:style w:type="paragraph" w:styleId="4">
    <w:name w:val="heading 2"/>
    <w:basedOn w:val="1"/>
    <w:next w:val="3"/>
    <w:link w:val="33"/>
    <w:semiHidden/>
    <w:unhideWhenUsed/>
    <w:qFormat/>
    <w:uiPriority w:val="9"/>
    <w:pPr>
      <w:keepNext/>
      <w:keepLines/>
      <w:spacing w:before="280" w:after="120"/>
      <w:outlineLvl w:val="1"/>
    </w:pPr>
    <w:rPr>
      <w:rFonts w:ascii="Arial" w:hAnsi="Arial" w:cs="Arial"/>
      <w:b/>
      <w:sz w:val="32"/>
      <w:szCs w:val="32"/>
    </w:rPr>
  </w:style>
  <w:style w:type="paragraph" w:styleId="5">
    <w:name w:val="heading 3"/>
    <w:basedOn w:val="1"/>
    <w:next w:val="3"/>
    <w:link w:val="34"/>
    <w:semiHidden/>
    <w:unhideWhenUsed/>
    <w:qFormat/>
    <w:uiPriority w:val="9"/>
    <w:pPr>
      <w:keepNext/>
      <w:keepLines/>
      <w:spacing w:before="240" w:after="120"/>
      <w:outlineLvl w:val="2"/>
    </w:pPr>
    <w:rPr>
      <w:rFonts w:ascii="Arial" w:hAnsi="Arial" w:cs="Arial"/>
      <w:b/>
      <w:sz w:val="28"/>
      <w:szCs w:val="28"/>
    </w:rPr>
  </w:style>
  <w:style w:type="paragraph" w:styleId="6">
    <w:name w:val="heading 4"/>
    <w:basedOn w:val="1"/>
    <w:next w:val="3"/>
    <w:link w:val="35"/>
    <w:semiHidden/>
    <w:unhideWhenUsed/>
    <w:qFormat/>
    <w:uiPriority w:val="9"/>
    <w:pPr>
      <w:keepNext/>
      <w:keepLines/>
      <w:spacing w:before="200" w:after="120"/>
      <w:outlineLvl w:val="3"/>
    </w:pPr>
    <w:rPr>
      <w:rFonts w:ascii="Arial" w:hAnsi="Arial" w:cs="Arial"/>
      <w:b/>
      <w:i/>
      <w:iCs/>
      <w:sz w:val="24"/>
      <w:szCs w:val="24"/>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0">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20" w:line="360" w:lineRule="auto"/>
      <w:ind w:firstLine="480" w:firstLineChars="200"/>
    </w:pPr>
  </w:style>
  <w:style w:type="paragraph" w:styleId="12">
    <w:name w:val="caption"/>
    <w:basedOn w:val="1"/>
    <w:qFormat/>
    <w:uiPriority w:val="0"/>
    <w:pPr>
      <w:spacing w:before="0" w:after="120"/>
      <w:jc w:val="center"/>
    </w:pPr>
    <w:rPr>
      <w:i/>
      <w:color w:val="595959"/>
      <w:sz w:val="18"/>
      <w:szCs w:val="18"/>
    </w:rPr>
  </w:style>
  <w:style w:type="paragraph" w:styleId="13">
    <w:name w:val="annotation text"/>
    <w:basedOn w:val="1"/>
    <w:qFormat/>
    <w:uiPriority w:val="0"/>
    <w:pPr>
      <w:jc w:val="left"/>
    </w:pPr>
  </w:style>
  <w:style w:type="paragraph" w:styleId="14">
    <w:name w:val="Block Text"/>
    <w:basedOn w:val="3"/>
    <w:next w:val="3"/>
    <w:unhideWhenUsed/>
    <w:qFormat/>
    <w:uiPriority w:val="9"/>
    <w:pPr>
      <w:pBdr>
        <w:left w:val="single" w:color="B0BEC5" w:sz="12" w:space="4"/>
      </w:pBdr>
      <w:spacing w:before="100" w:after="120"/>
      <w:ind w:left="480" w:leftChars="200" w:right="240" w:rightChars="100" w:firstLine="0"/>
    </w:pPr>
    <w:rPr>
      <w:color w:val="595959"/>
    </w:rPr>
  </w:style>
  <w:style w:type="paragraph" w:styleId="15">
    <w:name w:val="Date"/>
    <w:basedOn w:val="16"/>
    <w:next w:val="3"/>
    <w:qFormat/>
    <w:uiPriority w:val="0"/>
    <w:pPr>
      <w:keepNext/>
      <w:keepLines/>
    </w:pPr>
    <w:rPr>
      <w:sz w:val="24"/>
      <w:szCs w:val="24"/>
    </w:rPr>
  </w:style>
  <w:style w:type="paragraph" w:styleId="16">
    <w:name w:val="Title"/>
    <w:basedOn w:val="1"/>
    <w:next w:val="3"/>
    <w:link w:val="26"/>
    <w:qFormat/>
    <w:uiPriority w:val="10"/>
    <w:pPr>
      <w:spacing w:after="240" w:line="240" w:lineRule="auto"/>
      <w:contextualSpacing/>
      <w:jc w:val="center"/>
    </w:pPr>
    <w:rPr>
      <w:rFonts w:ascii="Arial" w:hAnsi="Arial" w:cs="Arial"/>
      <w:b/>
      <w:sz w:val="44"/>
      <w:szCs w:val="44"/>
    </w:rPr>
  </w:style>
  <w:style w:type="paragraph" w:styleId="17">
    <w:name w:val="Subtitle"/>
    <w:basedOn w:val="16"/>
    <w:next w:val="3"/>
    <w:link w:val="27"/>
    <w:qFormat/>
    <w:uiPriority w:val="11"/>
    <w:pPr>
      <w:jc w:val="center"/>
    </w:pPr>
    <w:rPr>
      <w:rFonts w:ascii="Arial" w:hAnsi="Arial" w:cs="Arial"/>
      <w:color w:val="595959"/>
      <w:spacing w:val="15"/>
      <w:sz w:val="28"/>
      <w:szCs w:val="28"/>
    </w:rPr>
  </w:style>
  <w:style w:type="paragraph" w:styleId="18">
    <w:name w:val="footnote text"/>
    <w:basedOn w:val="1"/>
    <w:unhideWhenUsed/>
    <w:qFormat/>
    <w:uiPriority w:val="9"/>
    <w:pPr>
      <w:spacing w:after="60" w:line="240" w:lineRule="auto"/>
    </w:pPr>
    <w:rPr>
      <w:sz w:val="18"/>
      <w:szCs w:val="18"/>
    </w:rPr>
  </w:style>
  <w:style w:type="character" w:styleId="21">
    <w:name w:val="Hyperlink"/>
    <w:basedOn w:val="22"/>
    <w:qFormat/>
    <w:uiPriority w:val="0"/>
    <w:rPr>
      <w:color w:val="156082" w:themeColor="accent1"/>
      <w:u w:val="single"/>
      <w14:textFill>
        <w14:solidFill>
          <w14:schemeClr w14:val="accent1"/>
        </w14:solidFill>
      </w14:textFill>
    </w:rPr>
  </w:style>
  <w:style w:type="character" w:customStyle="1" w:styleId="22">
    <w:name w:val="Body Text Char"/>
    <w:basedOn w:val="20"/>
    <w:link w:val="3"/>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pPr>
      <w:spacing w:before="180"/>
      <w:ind w:firstLine="480" w:firstLineChars="200"/>
    </w:pPr>
  </w:style>
  <w:style w:type="paragraph" w:customStyle="1" w:styleId="25">
    <w:name w:val="Compact"/>
    <w:basedOn w:val="3"/>
    <w:qFormat/>
    <w:uiPriority w:val="0"/>
    <w:pPr>
      <w:spacing w:before="60" w:after="60" w:line="360" w:lineRule="auto"/>
      <w:ind w:firstLine="0" w:firstLineChars="0"/>
    </w:pPr>
  </w:style>
  <w:style w:type="character" w:customStyle="1" w:styleId="26">
    <w:name w:val="Title Char"/>
    <w:basedOn w:val="20"/>
    <w:link w:val="16"/>
    <w:qFormat/>
    <w:uiPriority w:val="10"/>
    <w:rPr>
      <w:rFonts w:asciiTheme="majorHAnsi" w:hAnsiTheme="majorHAnsi" w:eastAsiaTheme="majorEastAsia" w:cstheme="majorBidi"/>
      <w:sz w:val="56"/>
      <w:szCs w:val="56"/>
    </w:rPr>
  </w:style>
  <w:style w:type="character" w:customStyle="1" w:styleId="27">
    <w:name w:val="Subtitle Char"/>
    <w:basedOn w:val="20"/>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Author"/>
    <w:basedOn w:val="16"/>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pPr>
      <w:ind w:left="480" w:leftChars="200" w:hanging="480" w:hangingChars="200"/>
    </w:pPr>
  </w:style>
  <w:style w:type="character" w:customStyle="1" w:styleId="32">
    <w:name w:val="Heading 1 Char"/>
    <w:basedOn w:val="20"/>
    <w:link w:val="2"/>
    <w:qFormat/>
    <w:uiPriority w:val="9"/>
    <w:rPr>
      <w:rFonts w:asciiTheme="majorHAnsi" w:hAnsiTheme="majorHAnsi" w:eastAsiaTheme="majorEastAsia" w:cstheme="majorBidi"/>
      <w:color w:val="104862" w:themeColor="accent1" w:themeShade="BF"/>
      <w:sz w:val="40"/>
      <w:szCs w:val="40"/>
    </w:rPr>
  </w:style>
  <w:style w:type="character" w:customStyle="1" w:styleId="33">
    <w:name w:val="Heading 2 Char"/>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4">
    <w:name w:val="Heading 3 Char"/>
    <w:basedOn w:val="20"/>
    <w:link w:val="5"/>
    <w:semiHidden/>
    <w:qFormat/>
    <w:uiPriority w:val="9"/>
    <w:rPr>
      <w:rFonts w:eastAsiaTheme="majorEastAsia" w:cstheme="majorBidi"/>
      <w:color w:val="104862" w:themeColor="accent1" w:themeShade="BF"/>
      <w:sz w:val="28"/>
      <w:szCs w:val="28"/>
    </w:rPr>
  </w:style>
  <w:style w:type="character" w:customStyle="1" w:styleId="35">
    <w:name w:val="Heading 4 Char"/>
    <w:basedOn w:val="20"/>
    <w:link w:val="6"/>
    <w:semiHidden/>
    <w:qFormat/>
    <w:uiPriority w:val="9"/>
    <w:rPr>
      <w:rFonts w:eastAsiaTheme="majorEastAsia" w:cstheme="majorBidi"/>
      <w:i/>
      <w:iCs/>
      <w:color w:val="104862" w:themeColor="accent1" w:themeShade="BF"/>
    </w:rPr>
  </w:style>
  <w:style w:type="character" w:customStyle="1" w:styleId="36">
    <w:name w:val="Heading 5 Char"/>
    <w:basedOn w:val="20"/>
    <w:link w:val="7"/>
    <w:semiHidden/>
    <w:qFormat/>
    <w:uiPriority w:val="9"/>
    <w:rPr>
      <w:rFonts w:eastAsiaTheme="majorEastAsia" w:cstheme="majorBidi"/>
      <w:color w:val="104862" w:themeColor="accent1" w:themeShade="BF"/>
    </w:rPr>
  </w:style>
  <w:style w:type="character" w:customStyle="1" w:styleId="37">
    <w:name w:val="Heading 6 Char"/>
    <w:basedOn w:val="20"/>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8">
    <w:name w:val="Heading 7 Char"/>
    <w:basedOn w:val="20"/>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Heading 8 Char"/>
    <w:basedOn w:val="20"/>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0">
    <w:name w:val="Heading 9 Char"/>
    <w:basedOn w:val="20"/>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1">
    <w:name w:val="Footnote Block Text"/>
    <w:basedOn w:val="18"/>
    <w:next w:val="18"/>
    <w:unhideWhenUsed/>
    <w:qFormat/>
    <w:uiPriority w:val="9"/>
    <w:pPr>
      <w:spacing w:before="100" w:after="60" w:line="240" w:lineRule="auto"/>
      <w:ind w:left="480" w:right="480" w:firstLine="0"/>
    </w:pPr>
    <w:rPr>
      <w:sz w:val="18"/>
      <w:szCs w:val="18"/>
    </w:rPr>
  </w:style>
  <w:style w:type="table" w:customStyle="1" w:styleId="42">
    <w:name w:val="Table"/>
    <w:semiHidden/>
    <w:unhideWhenUsed/>
    <w:qFormat/>
    <w:uiPriority w:val="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pPr>
      <w:ind w:left="480"/>
    </w:pPr>
  </w:style>
  <w:style w:type="paragraph" w:customStyle="1" w:styleId="45">
    <w:name w:val="Table Caption"/>
    <w:basedOn w:val="12"/>
    <w:qFormat/>
    <w:uiPriority w:val="0"/>
    <w:pPr>
      <w:keepNext/>
      <w:jc w:val="center"/>
    </w:pPr>
    <w:rPr>
      <w:color w:val="595959"/>
      <w:sz w:val="18"/>
      <w:szCs w:val="18"/>
    </w:rPr>
  </w:style>
  <w:style w:type="paragraph" w:customStyle="1" w:styleId="46">
    <w:name w:val="Image Caption"/>
    <w:basedOn w:val="12"/>
    <w:qFormat/>
    <w:uiPriority w:val="0"/>
    <w:pPr>
      <w:jc w:val="center"/>
    </w:pPr>
    <w:rPr>
      <w:color w:val="595959"/>
      <w:sz w:val="18"/>
      <w:szCs w:val="18"/>
    </w:rPr>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22"/>
    <w:qFormat/>
    <w:uiPriority w:val="0"/>
    <w:rPr>
      <w:rFonts w:ascii="Consolas" w:hAnsi="Consolas" w:eastAsia="宋体"/>
      <w:sz w:val="20"/>
      <w:szCs w:val="20"/>
    </w:rPr>
  </w:style>
  <w:style w:type="character" w:customStyle="1" w:styleId="50">
    <w:name w:val="Section Number"/>
    <w:basedOn w:val="22"/>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104862" w:themeColor="accent1" w:themeShade="BF"/>
    </w:rPr>
  </w:style>
  <w:style w:type="paragraph" w:customStyle="1" w:styleId="52">
    <w:name w:val="Source Code"/>
    <w:basedOn w:val="1"/>
    <w:qFormat/>
    <w:uiPriority w:val="0"/>
    <w:pPr>
      <w:shd w:val="clear" w:color="auto" w:fill="F5F5F5"/>
      <w:spacing w:before="60" w:after="60" w:line="240" w:lineRule="auto"/>
      <w:jc w:val="left"/>
    </w:pPr>
    <w:rPr>
      <w:rFonts w:ascii="Consolas" w:hAnsi="Consolas" w:eastAsia="宋体"/>
      <w:sz w:val="20"/>
      <w:szCs w:val="20"/>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 w:type="paragraph" w:styleId="84">
    <w:name w:val="List Paragraph"/>
    <w:qFormat/>
    <w:uiPriority w:val="0"/>
    <w:rPr>
      <w:rFonts w:ascii="Consolas" w:hAnsi="Consolas" w:eastAsia="微软雅黑" w:cs="Times New Roman"/>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2169</Words>
  <Characters>3357</Characters>
  <Lines>12</Lines>
  <Paragraphs>8</Paragraphs>
  <TotalTime>86</TotalTime>
  <ScaleCrop>false</ScaleCrop>
  <LinksUpToDate>false</LinksUpToDate>
  <CharactersWithSpaces>3779</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2026-09-18T13:37:00Z</dcterms:created>
  <dc:creator>微信用户</dc:creator>
  <cp:lastModifiedBy>VV</cp:lastModifiedBy>
  <dcterms:modified xsi:type="dcterms:W3CDTF">2026-10-07T02:33:13Z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DF42E44106C94C92833A171545583E02_13</vt:lpwstr>
  </property>
  <property fmtid="{D5CDD505-2E9C-101B-9397-08002B2CF9AE}" pid="4" name="KSOTemplateDocerSaveRecord">
    <vt:lpwstr>eyJoZGlkIjoiMjIyMTdjNDkyZDM2OTY2MDRmYzdiOTY3MzhlNjY4YTciLCJ1c2VySWQiOiIxNjEyOTMzNTU1In0=</vt:lpwstr>
  </property>
</Properties>
</file>